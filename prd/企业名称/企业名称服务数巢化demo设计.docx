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C81084">
      <w:pPr>
        <w:pStyle w:val="6"/>
        <w:jc w:val="left"/>
      </w:pPr>
      <w:r>
        <w:t>企业名称服务数巢化demo设计</w:t>
      </w:r>
    </w:p>
    <w:tbl>
      <w:tblPr>
        <w:tblStyle w:val="7"/>
        <w:tblW w:w="808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120"/>
        <w:gridCol w:w="2098"/>
        <w:gridCol w:w="4871"/>
      </w:tblGrid>
      <w:tr w14:paraId="7EC5DBE6">
        <w:trPr>
          <w:trHeight w:val="540" w:hRule="atLeast"/>
        </w:trPr>
        <w:tc>
          <w:tcPr>
            <w:tcW w:w="1120" w:type="dxa"/>
            <w:tcBorders>
              <w:top w:val="single" w:color="CBCDD1" w:sz="8" w:space="0"/>
              <w:left w:val="single" w:color="CBCDD1" w:sz="8" w:space="0"/>
              <w:bottom w:val="single" w:color="CBCDD1" w:sz="8" w:space="0"/>
              <w:right w:val="single" w:color="CBCDD1" w:sz="8" w:space="0"/>
            </w:tcBorders>
            <w:shd w:val="clear" w:color="auto" w:fill="auto"/>
            <w:tcMar>
              <w:top w:w="0" w:type="dxa"/>
              <w:left w:w="144" w:type="dxa"/>
              <w:bottom w:w="0" w:type="dxa"/>
              <w:right w:w="144" w:type="dxa"/>
            </w:tcMar>
            <w:vAlign w:val="center"/>
          </w:tcPr>
          <w:p w14:paraId="47CB0191">
            <w:pPr>
              <w:pStyle w:val="5"/>
              <w:keepNext w:val="0"/>
              <w:keepLines w:val="0"/>
              <w:widowControl/>
              <w:suppressLineNumbers w:val="0"/>
              <w:spacing w:before="60" w:beforeAutospacing="0" w:after="60" w:afterAutospacing="0" w:line="26" w:lineRule="atLeast"/>
              <w:ind w:left="0" w:right="0"/>
              <w:jc w:val="left"/>
            </w:pPr>
            <w:r>
              <w:rPr>
                <w:b w:val="0"/>
                <w:bCs w:val="0"/>
                <w:i w:val="0"/>
                <w:iCs w:val="0"/>
                <w:color w:val="000000"/>
                <w:spacing w:val="0"/>
                <w:w w:val="100"/>
                <w:sz w:val="22"/>
                <w:szCs w:val="22"/>
                <w:vertAlign w:val="baseline"/>
              </w:rPr>
              <w:t>版本</w:t>
            </w:r>
          </w:p>
        </w:tc>
        <w:tc>
          <w:tcPr>
            <w:tcW w:w="2098" w:type="dxa"/>
            <w:tcBorders>
              <w:top w:val="single" w:color="CBCDD1" w:sz="8" w:space="0"/>
              <w:left w:val="single" w:color="CBCDD1" w:sz="8" w:space="0"/>
              <w:bottom w:val="single" w:color="CBCDD1" w:sz="8" w:space="0"/>
              <w:right w:val="single" w:color="CBCDD1" w:sz="8" w:space="0"/>
            </w:tcBorders>
            <w:shd w:val="clear" w:color="auto" w:fill="auto"/>
            <w:tcMar>
              <w:top w:w="0" w:type="dxa"/>
              <w:left w:w="144" w:type="dxa"/>
              <w:bottom w:w="0" w:type="dxa"/>
              <w:right w:w="144" w:type="dxa"/>
            </w:tcMar>
            <w:vAlign w:val="center"/>
          </w:tcPr>
          <w:p w14:paraId="69A4D1C9">
            <w:pPr>
              <w:pStyle w:val="5"/>
              <w:keepNext w:val="0"/>
              <w:keepLines w:val="0"/>
              <w:widowControl/>
              <w:suppressLineNumbers w:val="0"/>
              <w:spacing w:before="60" w:beforeAutospacing="0" w:after="60" w:afterAutospacing="0" w:line="26" w:lineRule="atLeast"/>
              <w:ind w:left="0" w:right="0"/>
              <w:jc w:val="left"/>
            </w:pPr>
            <w:r>
              <w:rPr>
                <w:b w:val="0"/>
                <w:bCs w:val="0"/>
                <w:i w:val="0"/>
                <w:iCs w:val="0"/>
                <w:color w:val="000000"/>
                <w:spacing w:val="0"/>
                <w:w w:val="100"/>
                <w:sz w:val="22"/>
                <w:szCs w:val="22"/>
                <w:vertAlign w:val="baseline"/>
              </w:rPr>
              <w:t>更新时间</w:t>
            </w:r>
          </w:p>
        </w:tc>
        <w:tc>
          <w:tcPr>
            <w:tcW w:w="4871" w:type="dxa"/>
            <w:tcBorders>
              <w:top w:val="single" w:color="CBCDD1" w:sz="8" w:space="0"/>
              <w:left w:val="single" w:color="CBCDD1" w:sz="8" w:space="0"/>
              <w:bottom w:val="single" w:color="CBCDD1" w:sz="8" w:space="0"/>
              <w:right w:val="single" w:color="CBCDD1" w:sz="8" w:space="0"/>
            </w:tcBorders>
            <w:shd w:val="clear" w:color="auto" w:fill="auto"/>
            <w:tcMar>
              <w:top w:w="0" w:type="dxa"/>
              <w:left w:w="144" w:type="dxa"/>
              <w:bottom w:w="0" w:type="dxa"/>
              <w:right w:w="144" w:type="dxa"/>
            </w:tcMar>
            <w:vAlign w:val="center"/>
          </w:tcPr>
          <w:p w14:paraId="62E48D6A">
            <w:pPr>
              <w:pStyle w:val="5"/>
              <w:keepNext w:val="0"/>
              <w:keepLines w:val="0"/>
              <w:widowControl/>
              <w:suppressLineNumbers w:val="0"/>
              <w:spacing w:before="60" w:beforeAutospacing="0" w:after="60" w:afterAutospacing="0" w:line="26" w:lineRule="atLeast"/>
              <w:ind w:left="0" w:right="0"/>
              <w:jc w:val="left"/>
            </w:pPr>
            <w:r>
              <w:rPr>
                <w:b w:val="0"/>
                <w:bCs w:val="0"/>
                <w:i w:val="0"/>
                <w:iCs w:val="0"/>
                <w:color w:val="000000"/>
                <w:spacing w:val="0"/>
                <w:w w:val="100"/>
                <w:sz w:val="22"/>
                <w:szCs w:val="22"/>
                <w:vertAlign w:val="baseline"/>
              </w:rPr>
              <w:t>内容</w:t>
            </w:r>
          </w:p>
        </w:tc>
      </w:tr>
      <w:tr w14:paraId="23F21E31">
        <w:trPr>
          <w:trHeight w:val="540" w:hRule="atLeast"/>
        </w:trPr>
        <w:tc>
          <w:tcPr>
            <w:tcW w:w="1120" w:type="dxa"/>
            <w:tcBorders>
              <w:top w:val="single" w:color="CBCDD1" w:sz="8" w:space="0"/>
              <w:left w:val="single" w:color="CBCDD1" w:sz="8" w:space="0"/>
              <w:bottom w:val="single" w:color="CBCDD1" w:sz="8" w:space="0"/>
              <w:right w:val="single" w:color="CBCDD1" w:sz="8" w:space="0"/>
            </w:tcBorders>
            <w:shd w:val="clear" w:color="auto" w:fill="auto"/>
            <w:tcMar>
              <w:top w:w="0" w:type="dxa"/>
              <w:left w:w="144" w:type="dxa"/>
              <w:bottom w:w="0" w:type="dxa"/>
              <w:right w:w="144" w:type="dxa"/>
            </w:tcMar>
            <w:vAlign w:val="center"/>
          </w:tcPr>
          <w:p w14:paraId="4C961F8A">
            <w:pPr>
              <w:pStyle w:val="5"/>
              <w:keepNext w:val="0"/>
              <w:keepLines w:val="0"/>
              <w:widowControl/>
              <w:suppressLineNumbers w:val="0"/>
              <w:spacing w:before="60" w:beforeAutospacing="0" w:after="60" w:afterAutospacing="0" w:line="26" w:lineRule="atLeast"/>
              <w:ind w:left="0" w:right="0"/>
              <w:jc w:val="left"/>
            </w:pPr>
            <w:r>
              <w:rPr>
                <w:b w:val="0"/>
                <w:bCs w:val="0"/>
                <w:i w:val="0"/>
                <w:iCs w:val="0"/>
                <w:color w:val="000000"/>
                <w:spacing w:val="0"/>
                <w:w w:val="100"/>
                <w:sz w:val="22"/>
                <w:szCs w:val="22"/>
                <w:vertAlign w:val="baseline"/>
              </w:rPr>
              <w:t>beta1</w:t>
            </w:r>
          </w:p>
        </w:tc>
        <w:tc>
          <w:tcPr>
            <w:tcW w:w="2098" w:type="dxa"/>
            <w:tcBorders>
              <w:top w:val="single" w:color="CBCDD1" w:sz="8" w:space="0"/>
              <w:left w:val="single" w:color="CBCDD1" w:sz="8" w:space="0"/>
              <w:bottom w:val="single" w:color="CBCDD1" w:sz="8" w:space="0"/>
              <w:right w:val="single" w:color="CBCDD1" w:sz="8" w:space="0"/>
            </w:tcBorders>
            <w:shd w:val="clear" w:color="auto" w:fill="auto"/>
            <w:tcMar>
              <w:top w:w="0" w:type="dxa"/>
              <w:left w:w="144" w:type="dxa"/>
              <w:bottom w:w="0" w:type="dxa"/>
              <w:right w:w="144" w:type="dxa"/>
            </w:tcMar>
            <w:vAlign w:val="center"/>
          </w:tcPr>
          <w:p w14:paraId="22C848B7">
            <w:pPr>
              <w:pStyle w:val="5"/>
              <w:keepNext w:val="0"/>
              <w:keepLines w:val="0"/>
              <w:widowControl/>
              <w:suppressLineNumbers w:val="0"/>
              <w:spacing w:before="60" w:beforeAutospacing="0" w:after="60" w:afterAutospacing="0" w:line="26" w:lineRule="atLeast"/>
              <w:ind w:left="0" w:right="0"/>
              <w:jc w:val="left"/>
            </w:pPr>
            <w:r>
              <w:rPr>
                <w:b w:val="0"/>
                <w:bCs w:val="0"/>
                <w:i w:val="0"/>
                <w:iCs w:val="0"/>
                <w:color w:val="000000"/>
                <w:spacing w:val="0"/>
                <w:w w:val="100"/>
                <w:sz w:val="22"/>
                <w:szCs w:val="22"/>
                <w:vertAlign w:val="baseline"/>
              </w:rPr>
              <w:t>2025年12月1</w:t>
            </w:r>
            <w:r>
              <w:rPr>
                <w:rFonts w:hint="eastAsia"/>
                <w:b w:val="0"/>
                <w:bCs w:val="0"/>
                <w:i w:val="0"/>
                <w:iCs w:val="0"/>
                <w:color w:val="000000"/>
                <w:spacing w:val="0"/>
                <w:w w:val="100"/>
                <w:sz w:val="22"/>
                <w:szCs w:val="22"/>
                <w:vertAlign w:val="baseline"/>
                <w:lang w:val="en-US" w:eastAsia="zh-CN"/>
              </w:rPr>
              <w:t>7</w:t>
            </w:r>
            <w:bookmarkStart w:id="9" w:name="_GoBack"/>
            <w:bookmarkEnd w:id="9"/>
            <w:r>
              <w:rPr>
                <w:b w:val="0"/>
                <w:bCs w:val="0"/>
                <w:i w:val="0"/>
                <w:iCs w:val="0"/>
                <w:color w:val="000000"/>
                <w:spacing w:val="0"/>
                <w:w w:val="100"/>
                <w:sz w:val="22"/>
                <w:szCs w:val="22"/>
                <w:vertAlign w:val="baseline"/>
              </w:rPr>
              <w:t>日</w:t>
            </w:r>
          </w:p>
        </w:tc>
        <w:tc>
          <w:tcPr>
            <w:tcW w:w="4871" w:type="dxa"/>
            <w:tcBorders>
              <w:top w:val="single" w:color="CBCDD1" w:sz="8" w:space="0"/>
              <w:left w:val="single" w:color="CBCDD1" w:sz="8" w:space="0"/>
              <w:bottom w:val="single" w:color="CBCDD1" w:sz="8" w:space="0"/>
              <w:right w:val="single" w:color="CBCDD1" w:sz="8" w:space="0"/>
            </w:tcBorders>
            <w:shd w:val="clear" w:color="auto" w:fill="auto"/>
            <w:tcMar>
              <w:top w:w="0" w:type="dxa"/>
              <w:left w:w="144" w:type="dxa"/>
              <w:bottom w:w="0" w:type="dxa"/>
              <w:right w:w="144" w:type="dxa"/>
            </w:tcMar>
            <w:vAlign w:val="center"/>
          </w:tcPr>
          <w:p w14:paraId="6ABAC9EF">
            <w:pPr>
              <w:pStyle w:val="5"/>
              <w:keepNext w:val="0"/>
              <w:keepLines w:val="0"/>
              <w:widowControl/>
              <w:suppressLineNumbers w:val="0"/>
              <w:spacing w:before="60" w:beforeAutospacing="0" w:after="60" w:afterAutospacing="0" w:line="26" w:lineRule="atLeast"/>
              <w:ind w:left="0" w:right="0"/>
              <w:jc w:val="left"/>
              <w:rPr>
                <w:rFonts w:hint="eastAsia"/>
                <w:lang w:val="en-US" w:eastAsia="zh-CN"/>
              </w:rPr>
            </w:pPr>
            <w:r>
              <w:rPr>
                <w:rFonts w:hint="eastAsia"/>
                <w:lang w:val="en-US" w:eastAsia="zh-CN"/>
              </w:rPr>
              <w:t>本次demo实现了业务服务和数巢服务。</w:t>
            </w:r>
          </w:p>
          <w:p w14:paraId="6E138A7E">
            <w:pPr>
              <w:pStyle w:val="5"/>
              <w:keepNext w:val="0"/>
              <w:keepLines w:val="0"/>
              <w:widowControl/>
              <w:suppressLineNumbers w:val="0"/>
              <w:spacing w:before="60" w:beforeAutospacing="0" w:after="60" w:afterAutospacing="0" w:line="26" w:lineRule="atLeast"/>
              <w:ind w:left="0" w:right="0"/>
              <w:jc w:val="left"/>
              <w:rPr>
                <w:rFonts w:hint="eastAsia"/>
                <w:lang w:val="en-US" w:eastAsia="zh-CN"/>
              </w:rPr>
            </w:pPr>
            <w:r>
              <w:rPr>
                <w:rFonts w:hint="eastAsia"/>
                <w:lang w:val="en-US" w:eastAsia="zh-CN"/>
              </w:rPr>
              <w:t>业务服务：</w:t>
            </w:r>
          </w:p>
          <w:p w14:paraId="405E4CD0">
            <w:pPr>
              <w:pStyle w:val="5"/>
              <w:keepNext w:val="0"/>
              <w:keepLines w:val="0"/>
              <w:widowControl/>
              <w:numPr>
                <w:ilvl w:val="0"/>
                <w:numId w:val="1"/>
              </w:numPr>
              <w:suppressLineNumbers w:val="0"/>
              <w:spacing w:before="60" w:beforeAutospacing="0" w:after="60" w:afterAutospacing="0" w:line="26" w:lineRule="atLeast"/>
              <w:ind w:left="420" w:leftChars="0" w:right="0" w:hanging="420" w:firstLineChars="0"/>
              <w:jc w:val="left"/>
              <w:rPr>
                <w:rFonts w:hint="eastAsia"/>
                <w:lang w:val="en-US" w:eastAsia="zh-CN"/>
              </w:rPr>
            </w:pPr>
            <w:r>
              <w:rPr>
                <w:rFonts w:hint="eastAsia"/>
                <w:lang w:val="en-US" w:eastAsia="zh-CN"/>
              </w:rPr>
              <w:t>权力人主张</w:t>
            </w:r>
          </w:p>
          <w:p w14:paraId="7BA5EA46">
            <w:pPr>
              <w:pStyle w:val="5"/>
              <w:keepNext w:val="0"/>
              <w:keepLines w:val="0"/>
              <w:widowControl/>
              <w:numPr>
                <w:ilvl w:val="0"/>
                <w:numId w:val="1"/>
              </w:numPr>
              <w:suppressLineNumbers w:val="0"/>
              <w:spacing w:before="60" w:beforeAutospacing="0" w:after="60" w:afterAutospacing="0" w:line="26" w:lineRule="atLeast"/>
              <w:ind w:left="420" w:leftChars="0" w:right="0" w:hanging="420" w:firstLineChars="0"/>
              <w:jc w:val="left"/>
              <w:rPr>
                <w:rFonts w:hint="default"/>
                <w:lang w:val="en-US" w:eastAsia="zh-CN"/>
              </w:rPr>
            </w:pPr>
            <w:r>
              <w:rPr>
                <w:rFonts w:hint="eastAsia"/>
                <w:lang w:val="en-US" w:eastAsia="zh-CN"/>
              </w:rPr>
              <w:t>企业名称申诉</w:t>
            </w:r>
          </w:p>
          <w:p w14:paraId="6890F1ED">
            <w:pPr>
              <w:pStyle w:val="5"/>
              <w:keepNext w:val="0"/>
              <w:keepLines w:val="0"/>
              <w:widowControl/>
              <w:numPr>
                <w:ilvl w:val="0"/>
                <w:numId w:val="1"/>
              </w:numPr>
              <w:suppressLineNumbers w:val="0"/>
              <w:spacing w:before="60" w:beforeAutospacing="0" w:after="60" w:afterAutospacing="0" w:line="26" w:lineRule="atLeast"/>
              <w:ind w:left="420" w:leftChars="0" w:right="0" w:hanging="420" w:firstLineChars="0"/>
              <w:jc w:val="left"/>
              <w:rPr>
                <w:rFonts w:hint="default"/>
                <w:lang w:val="en-US" w:eastAsia="zh-CN"/>
              </w:rPr>
            </w:pPr>
            <w:r>
              <w:rPr>
                <w:rFonts w:hint="eastAsia"/>
                <w:lang w:val="en-US" w:eastAsia="zh-CN"/>
              </w:rPr>
              <w:t>权力人申诉</w:t>
            </w:r>
          </w:p>
          <w:p w14:paraId="472FE9FA">
            <w:pPr>
              <w:pStyle w:val="5"/>
              <w:keepNext w:val="0"/>
              <w:keepLines w:val="0"/>
              <w:widowControl/>
              <w:numPr>
                <w:ilvl w:val="0"/>
                <w:numId w:val="1"/>
              </w:numPr>
              <w:suppressLineNumbers w:val="0"/>
              <w:spacing w:before="60" w:beforeAutospacing="0" w:after="60" w:afterAutospacing="0" w:line="26" w:lineRule="atLeast"/>
              <w:ind w:left="420" w:leftChars="0" w:right="0" w:hanging="420" w:firstLineChars="0"/>
              <w:jc w:val="left"/>
              <w:rPr>
                <w:rFonts w:hint="default"/>
                <w:lang w:val="en-US" w:eastAsia="zh-CN"/>
              </w:rPr>
            </w:pPr>
            <w:r>
              <w:rPr>
                <w:rFonts w:hint="eastAsia"/>
                <w:lang w:val="en-US" w:eastAsia="zh-CN"/>
              </w:rPr>
              <w:t>企业信息查询</w:t>
            </w:r>
          </w:p>
          <w:p w14:paraId="63D428EE">
            <w:pPr>
              <w:pStyle w:val="5"/>
              <w:keepNext w:val="0"/>
              <w:keepLines w:val="0"/>
              <w:widowControl/>
              <w:numPr>
                <w:ilvl w:val="0"/>
                <w:numId w:val="0"/>
              </w:numPr>
              <w:suppressLineNumbers w:val="0"/>
              <w:spacing w:before="60" w:beforeAutospacing="0" w:after="60" w:afterAutospacing="0" w:line="26" w:lineRule="atLeast"/>
              <w:ind w:leftChars="0" w:right="0" w:rightChars="0"/>
              <w:jc w:val="left"/>
              <w:rPr>
                <w:rFonts w:hint="eastAsia"/>
                <w:lang w:val="en-US" w:eastAsia="zh-CN"/>
              </w:rPr>
            </w:pPr>
            <w:r>
              <w:rPr>
                <w:rFonts w:hint="eastAsia"/>
                <w:lang w:val="en-US" w:eastAsia="zh-CN"/>
              </w:rPr>
              <w:t>数巢服务：</w:t>
            </w:r>
          </w:p>
          <w:p w14:paraId="4EAFDAE3">
            <w:pPr>
              <w:pStyle w:val="5"/>
              <w:keepNext w:val="0"/>
              <w:keepLines w:val="0"/>
              <w:widowControl/>
              <w:numPr>
                <w:ilvl w:val="0"/>
                <w:numId w:val="1"/>
              </w:numPr>
              <w:suppressLineNumbers w:val="0"/>
              <w:spacing w:before="60" w:beforeAutospacing="0" w:after="60" w:afterAutospacing="0" w:line="26" w:lineRule="atLeast"/>
              <w:ind w:left="420" w:leftChars="0" w:right="0" w:rightChars="0" w:hanging="420" w:firstLineChars="0"/>
              <w:jc w:val="left"/>
              <w:rPr>
                <w:rFonts w:hint="default"/>
                <w:lang w:val="en-US" w:eastAsia="zh-CN"/>
              </w:rPr>
            </w:pPr>
            <w:r>
              <w:rPr>
                <w:rFonts w:hint="eastAsia"/>
                <w:lang w:val="en-US" w:eastAsia="zh-CN"/>
              </w:rPr>
              <w:t>企业信息新增</w:t>
            </w:r>
          </w:p>
          <w:p w14:paraId="51E82E3E">
            <w:pPr>
              <w:pStyle w:val="5"/>
              <w:keepNext w:val="0"/>
              <w:keepLines w:val="0"/>
              <w:widowControl/>
              <w:numPr>
                <w:ilvl w:val="0"/>
                <w:numId w:val="1"/>
              </w:numPr>
              <w:suppressLineNumbers w:val="0"/>
              <w:spacing w:before="60" w:beforeAutospacing="0" w:after="60" w:afterAutospacing="0" w:line="26" w:lineRule="atLeast"/>
              <w:ind w:left="420" w:leftChars="0" w:right="0" w:rightChars="0" w:hanging="420" w:firstLineChars="0"/>
              <w:jc w:val="left"/>
              <w:rPr>
                <w:rFonts w:hint="default"/>
                <w:lang w:val="en-US" w:eastAsia="zh-CN"/>
              </w:rPr>
            </w:pPr>
            <w:r>
              <w:rPr>
                <w:rFonts w:hint="eastAsia"/>
                <w:lang w:val="en-US" w:eastAsia="zh-CN"/>
              </w:rPr>
              <w:t>企业信息查询</w:t>
            </w:r>
          </w:p>
        </w:tc>
      </w:tr>
      <w:tr w14:paraId="6532D794">
        <w:trPr>
          <w:trHeight w:val="540" w:hRule="atLeast"/>
        </w:trPr>
        <w:tc>
          <w:tcPr>
            <w:tcW w:w="1120" w:type="dxa"/>
            <w:tcBorders>
              <w:top w:val="single" w:color="CBCDD1" w:sz="8" w:space="0"/>
              <w:left w:val="single" w:color="CBCDD1" w:sz="8" w:space="0"/>
              <w:bottom w:val="single" w:color="CBCDD1" w:sz="8" w:space="0"/>
              <w:right w:val="single" w:color="CBCDD1" w:sz="8" w:space="0"/>
            </w:tcBorders>
            <w:shd w:val="clear" w:color="auto" w:fill="auto"/>
            <w:tcMar>
              <w:top w:w="0" w:type="dxa"/>
              <w:left w:w="144" w:type="dxa"/>
              <w:bottom w:w="0" w:type="dxa"/>
              <w:right w:w="144" w:type="dxa"/>
            </w:tcMar>
            <w:vAlign w:val="center"/>
          </w:tcPr>
          <w:p w14:paraId="5FB57BB8">
            <w:pPr>
              <w:pStyle w:val="5"/>
              <w:keepNext w:val="0"/>
              <w:keepLines w:val="0"/>
              <w:widowControl/>
              <w:suppressLineNumbers w:val="0"/>
              <w:spacing w:before="60" w:beforeAutospacing="0" w:after="60" w:afterAutospacing="0" w:line="26" w:lineRule="atLeast"/>
              <w:ind w:left="0" w:right="0"/>
              <w:jc w:val="left"/>
            </w:pPr>
          </w:p>
        </w:tc>
        <w:tc>
          <w:tcPr>
            <w:tcW w:w="2098" w:type="dxa"/>
            <w:tcBorders>
              <w:top w:val="single" w:color="CBCDD1" w:sz="8" w:space="0"/>
              <w:left w:val="single" w:color="CBCDD1" w:sz="8" w:space="0"/>
              <w:bottom w:val="single" w:color="CBCDD1" w:sz="8" w:space="0"/>
              <w:right w:val="single" w:color="CBCDD1" w:sz="8" w:space="0"/>
            </w:tcBorders>
            <w:shd w:val="clear" w:color="auto" w:fill="auto"/>
            <w:tcMar>
              <w:top w:w="0" w:type="dxa"/>
              <w:left w:w="144" w:type="dxa"/>
              <w:bottom w:w="0" w:type="dxa"/>
              <w:right w:w="144" w:type="dxa"/>
            </w:tcMar>
            <w:vAlign w:val="center"/>
          </w:tcPr>
          <w:p w14:paraId="7019E867">
            <w:pPr>
              <w:pStyle w:val="5"/>
              <w:keepNext w:val="0"/>
              <w:keepLines w:val="0"/>
              <w:widowControl/>
              <w:suppressLineNumbers w:val="0"/>
              <w:spacing w:before="60" w:beforeAutospacing="0" w:after="60" w:afterAutospacing="0" w:line="26" w:lineRule="atLeast"/>
              <w:ind w:left="0" w:right="0"/>
              <w:jc w:val="left"/>
            </w:pPr>
          </w:p>
        </w:tc>
        <w:tc>
          <w:tcPr>
            <w:tcW w:w="4871" w:type="dxa"/>
            <w:tcBorders>
              <w:top w:val="single" w:color="CBCDD1" w:sz="8" w:space="0"/>
              <w:left w:val="single" w:color="CBCDD1" w:sz="8" w:space="0"/>
              <w:bottom w:val="single" w:color="CBCDD1" w:sz="8" w:space="0"/>
              <w:right w:val="single" w:color="CBCDD1" w:sz="8" w:space="0"/>
            </w:tcBorders>
            <w:shd w:val="clear" w:color="auto" w:fill="auto"/>
            <w:tcMar>
              <w:top w:w="0" w:type="dxa"/>
              <w:left w:w="144" w:type="dxa"/>
              <w:bottom w:w="0" w:type="dxa"/>
              <w:right w:w="144" w:type="dxa"/>
            </w:tcMar>
            <w:vAlign w:val="center"/>
          </w:tcPr>
          <w:p w14:paraId="3F73D00A">
            <w:pPr>
              <w:pStyle w:val="5"/>
              <w:keepNext w:val="0"/>
              <w:keepLines w:val="0"/>
              <w:widowControl/>
              <w:numPr>
                <w:ilvl w:val="0"/>
                <w:numId w:val="0"/>
              </w:numPr>
              <w:suppressLineNumbers w:val="0"/>
              <w:spacing w:before="60" w:beforeAutospacing="0" w:after="60" w:afterAutospacing="0" w:line="26" w:lineRule="atLeast"/>
              <w:ind w:leftChars="0" w:right="0" w:rightChars="0"/>
              <w:jc w:val="left"/>
            </w:pPr>
          </w:p>
        </w:tc>
      </w:tr>
    </w:tbl>
    <w:p w14:paraId="3BD3557B"/>
    <w:p w14:paraId="0F6E31A5"/>
    <w:p w14:paraId="11DF60DD">
      <w:pPr>
        <w:pStyle w:val="2"/>
        <w:numPr>
          <w:ilvl w:val="0"/>
          <w:numId w:val="2"/>
        </w:numPr>
      </w:pPr>
      <w:r>
        <w:t>系统逻辑</w:t>
      </w:r>
    </w:p>
    <w:p w14:paraId="2878E966">
      <w:pPr>
        <w:pStyle w:val="3"/>
        <w:numPr>
          <w:ilvl w:val="1"/>
          <w:numId w:val="2"/>
        </w:numPr>
      </w:pPr>
      <w:r>
        <w:t>企业名称服务基础逻辑</w:t>
      </w:r>
    </w:p>
    <w:p w14:paraId="79D9B36B">
      <w:pPr>
        <w:numPr>
          <w:ilvl w:val="0"/>
          <w:numId w:val="3"/>
        </w:numPr>
      </w:pPr>
      <w:r>
        <w:t>统一社会信用代码和企业ID是一对一唯一绑定关系，作为企业的唯一ID</w:t>
      </w:r>
    </w:p>
    <w:p w14:paraId="618148E4">
      <w:pPr>
        <w:numPr>
          <w:ilvl w:val="0"/>
          <w:numId w:val="3"/>
        </w:numPr>
      </w:pPr>
      <w:r>
        <w:t>企业ID使用UUIDv4.0随机模式保障随机性，用自增ID方式保障新增最新，禁止插队，为业务处理提供支撑</w:t>
      </w:r>
    </w:p>
    <w:p w14:paraId="0A7EF725">
      <w:pPr>
        <w:numPr>
          <w:ilvl w:val="0"/>
          <w:numId w:val="3"/>
        </w:numPr>
      </w:pPr>
      <w:r>
        <w:t>同一时间，同一个企业名称，只有一个企业有效；同一时间，一个企业仅有一个权力人有效</w:t>
      </w:r>
    </w:p>
    <w:p w14:paraId="20BFE994">
      <w:pPr>
        <w:numPr>
          <w:ilvl w:val="0"/>
          <w:numId w:val="3"/>
        </w:numPr>
      </w:pPr>
      <w:r>
        <w:t>新增企业信息，拉新保障企业信息的有效性</w:t>
      </w:r>
    </w:p>
    <w:p w14:paraId="17AD10BE">
      <w:pPr>
        <w:numPr>
          <w:ilvl w:val="0"/>
          <w:numId w:val="3"/>
        </w:numPr>
      </w:pPr>
      <w:r>
        <w:t>权力人变化，需做身份和权力验证</w:t>
      </w:r>
    </w:p>
    <w:p w14:paraId="23CD207A">
      <w:pPr>
        <w:numPr>
          <w:ilvl w:val="0"/>
          <w:numId w:val="3"/>
        </w:numPr>
        <w:pBdr>
          <w:bottom w:val="none" w:color="auto" w:sz="0" w:space="0"/>
        </w:pBdr>
      </w:pPr>
      <w:r>
        <w:t>基于起始数据的基础信用，通过使用发展更多信用</w:t>
      </w:r>
    </w:p>
    <w:p w14:paraId="0E961791">
      <w:pPr>
        <w:numPr>
          <w:ilvl w:val="0"/>
          <w:numId w:val="3"/>
        </w:numPr>
      </w:pPr>
      <w:r>
        <w:t>事实数据表/库，不直接面对服务对象</w:t>
      </w:r>
    </w:p>
    <w:p w14:paraId="6E24A7FF">
      <w:pPr>
        <w:numPr>
          <w:ilvl w:val="0"/>
          <w:numId w:val="3"/>
        </w:numPr>
      </w:pPr>
      <w:r>
        <w:t>全量事实数据永远存在，因逻辑需要，进行业务供给</w:t>
      </w:r>
    </w:p>
    <w:p w14:paraId="61599570">
      <w:pPr>
        <w:pBdr>
          <w:bottom w:val="none" w:color="auto" w:sz="0" w:space="0"/>
        </w:pBdr>
        <w:ind w:left="0"/>
      </w:pPr>
    </w:p>
    <w:p w14:paraId="57DB919B">
      <w:pPr>
        <w:pStyle w:val="3"/>
        <w:numPr>
          <w:ilvl w:val="1"/>
          <w:numId w:val="2"/>
        </w:numPr>
      </w:pPr>
      <w:r>
        <w:t>demo系统的工程逻辑</w:t>
      </w:r>
    </w:p>
    <w:p w14:paraId="38CB322A">
      <w:pPr>
        <w:numPr>
          <w:ilvl w:val="0"/>
          <w:numId w:val="4"/>
        </w:numPr>
      </w:pPr>
      <w:r>
        <w:t>数据读写为demo系统工程的核心逻辑</w:t>
      </w:r>
    </w:p>
    <w:p w14:paraId="0EF196FA">
      <w:pPr>
        <w:numPr>
          <w:ilvl w:val="0"/>
          <w:numId w:val="4"/>
        </w:numPr>
      </w:pPr>
      <w:r>
        <w:t>以核心逻辑为基础扩展业务逻辑</w:t>
      </w:r>
    </w:p>
    <w:p w14:paraId="2A4F7837">
      <w:pPr>
        <w:numPr>
          <w:ilvl w:val="0"/>
          <w:numId w:val="4"/>
        </w:numPr>
      </w:pPr>
      <w:r>
        <w:t>每个业务逻辑基于与之匹配业务数据展开</w:t>
      </w:r>
    </w:p>
    <w:p w14:paraId="15C8CE5E">
      <w:pPr>
        <w:numPr>
          <w:ilvl w:val="0"/>
          <w:numId w:val="4"/>
        </w:numPr>
      </w:pPr>
      <w:r>
        <w:t>数据变化触发业务，触发调度基于DAPR</w:t>
      </w:r>
    </w:p>
    <w:p w14:paraId="639763AE">
      <w:pPr>
        <w:numPr>
          <w:ilvl w:val="0"/>
          <w:numId w:val="4"/>
        </w:numPr>
      </w:pPr>
      <w:r>
        <w:t>起始数据做全量入巢验证，后续生产数据用首支验证</w:t>
      </w:r>
    </w:p>
    <w:p w14:paraId="4DCD3CCF">
      <w:pPr>
        <w:numPr>
          <w:ilvl w:val="0"/>
          <w:numId w:val="0"/>
        </w:numPr>
        <w:ind w:leftChars="0"/>
      </w:pPr>
    </w:p>
    <w:p w14:paraId="6FDC5117">
      <w:pPr>
        <w:pStyle w:val="2"/>
        <w:numPr>
          <w:ilvl w:val="0"/>
          <w:numId w:val="2"/>
        </w:numPr>
      </w:pPr>
      <w:r>
        <w:t>系统技术架构</w:t>
      </w:r>
    </w:p>
    <w:p w14:paraId="5C68DBAC">
      <w:pPr>
        <w:rPr>
          <w:ins w:id="0" w:author="李志勇" w:date="2025-12-17T09:36:00Z"/>
        </w:rPr>
      </w:pPr>
      <w:r>
        <w:t>企业名称服务</w:t>
      </w:r>
      <w:ins w:id="1" w:author="李志勇" w:date="2025-12-17T09:22:00Z">
        <w:r>
          <w:rPr/>
          <w:t>基于</w:t>
        </w:r>
      </w:ins>
      <w:r>
        <w:t>数巢</w:t>
      </w:r>
      <w:ins w:id="2" w:author="李志勇" w:date="2025-12-17T09:22:00Z">
        <w:r>
          <w:rPr/>
          <w:t>（暂定名：企业的名称）构建</w:t>
        </w:r>
      </w:ins>
      <w:r>
        <w:t>，提供企业信息新增</w:t>
      </w:r>
      <w:ins w:id="3" w:author="李志勇" w:date="2025-12-17T09:23:00Z">
        <w:r>
          <w:rPr/>
          <w:t>（</w:t>
        </w:r>
      </w:ins>
      <w:r>
        <w:t>收</w:t>
      </w:r>
      <w:ins w:id="4" w:author="李志勇" w:date="2025-12-17T09:23:00Z">
        <w:r>
          <w:rPr/>
          <w:t>）</w:t>
        </w:r>
      </w:ins>
      <w:r>
        <w:t>服务，</w:t>
      </w:r>
      <w:ins w:id="5" w:author="李志勇" w:date="2025-12-17T09:33:00Z">
        <w:r>
          <w:rPr/>
          <w:t>企业信息确认（</w:t>
        </w:r>
      </w:ins>
      <w:r>
        <w:t>首支</w:t>
      </w:r>
      <w:ins w:id="6" w:author="李志勇" w:date="2025-12-17T09:32:00Z">
        <w:r>
          <w:rPr/>
          <w:t>），企业信息查询（支），企业信息数据处理（管存）。</w:t>
        </w:r>
      </w:ins>
      <w:r>
        <w:t>数巢之上，企业名称服务为服务对象提供</w:t>
      </w:r>
      <w:ins w:id="7" w:author="李志勇" w:date="2025-12-17T09:27:00Z">
        <w:r>
          <w:rPr/>
          <w:t>如下</w:t>
        </w:r>
      </w:ins>
      <w:r>
        <w:t>业务服务：</w:t>
      </w:r>
    </w:p>
    <w:p w14:paraId="3B6D3187">
      <w:pPr>
        <w:numPr>
          <w:ilvl w:val="0"/>
          <w:numId w:val="5"/>
        </w:numPr>
        <w:pBdr>
          <w:bottom w:val="none" w:color="auto" w:sz="0" w:space="0"/>
        </w:pBdr>
      </w:pPr>
      <w:ins w:id="8" w:author="李志勇" w:date="2025-12-17T09:36:00Z">
        <w:r>
          <w:rPr/>
          <w:t>企业名称查询：基于“管”</w:t>
        </w:r>
      </w:ins>
      <w:r>
        <w:t>形成索引数据（业务数据），提供企业名称查阅</w:t>
      </w:r>
    </w:p>
    <w:p w14:paraId="7AF23280">
      <w:pPr>
        <w:numPr>
          <w:ilvl w:val="0"/>
          <w:numId w:val="5"/>
        </w:numPr>
      </w:pPr>
      <w:r>
        <w:t>权力人</w:t>
      </w:r>
      <w:ins w:id="9" w:author="李志勇" w:date="2025-12-17T09:27:00Z">
        <w:r>
          <w:rPr/>
          <w:t>主张</w:t>
        </w:r>
      </w:ins>
      <w:r>
        <w:t>：企业权力人五要素认证</w:t>
      </w:r>
      <w:ins w:id="10" w:author="李志勇" w:date="2025-12-17T09:27:00Z">
        <w:r>
          <w:rPr/>
          <w:t>通过后，可获得对企业权力的主张</w:t>
        </w:r>
      </w:ins>
    </w:p>
    <w:p w14:paraId="1CC44570">
      <w:pPr>
        <w:numPr>
          <w:ilvl w:val="0"/>
          <w:numId w:val="5"/>
        </w:numPr>
      </w:pPr>
      <w:r>
        <w:t>企业名称申诉：在没有查询到企业名称的情况下</w:t>
      </w:r>
      <w:ins w:id="11" w:author="李志勇" w:date="2025-12-17T09:28:00Z">
        <w:r>
          <w:rPr/>
          <w:t>，可通过</w:t>
        </w:r>
      </w:ins>
      <w:r>
        <w:t>申诉</w:t>
      </w:r>
      <w:ins w:id="12" w:author="李志勇" w:date="2025-12-17T09:28:00Z">
        <w:r>
          <w:rPr/>
          <w:t>增加企业名称信息</w:t>
        </w:r>
      </w:ins>
    </w:p>
    <w:p w14:paraId="2569D7E9">
      <w:pPr>
        <w:numPr>
          <w:ilvl w:val="0"/>
          <w:numId w:val="5"/>
        </w:numPr>
      </w:pPr>
      <w:r>
        <w:t>权力人申诉：在权力人</w:t>
      </w:r>
      <w:ins w:id="13" w:author="李志勇" w:date="2025-12-17T09:30:00Z">
        <w:r>
          <w:rPr/>
          <w:t>权力使用失败场景下</w:t>
        </w:r>
      </w:ins>
      <w:r>
        <w:t>，</w:t>
      </w:r>
      <w:ins w:id="14" w:author="李志勇" w:date="2025-12-17T09:28:00Z">
        <w:r>
          <w:rPr/>
          <w:t>可通过申诉来增加权力人权力</w:t>
        </w:r>
      </w:ins>
    </w:p>
    <w:p w14:paraId="5FB8F0E2">
      <w:r>
        <w:drawing>
          <wp:inline distT="0" distB="0" distL="0" distR="0">
            <wp:extent cx="5760085" cy="5557520"/>
            <wp:effectExtent l="12700" t="12700" r="12700" b="12700"/>
            <wp:docPr id="2" name="图片 1" descr="图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图标  描述已自动生成"/>
                    <pic:cNvPicPr>
                      <a:picLocks noChangeAspect="1"/>
                    </pic:cNvPicPr>
                  </pic:nvPicPr>
                  <pic:blipFill>
                    <a:blip r:embed="rId6"/>
                    <a:stretch>
                      <a:fillRect/>
                    </a:stretch>
                  </pic:blipFill>
                  <pic:spPr>
                    <a:xfrm>
                      <a:off x="0" y="0"/>
                      <a:ext cx="5760178" cy="5557934"/>
                    </a:xfrm>
                    <a:prstGeom prst="rect">
                      <a:avLst/>
                    </a:prstGeom>
                    <a:ln w="12700">
                      <a:solidFill>
                        <a:schemeClr val="tx1">
                          <a:alpha val="8000"/>
                        </a:schemeClr>
                      </a:solidFill>
                    </a:ln>
                  </pic:spPr>
                </pic:pic>
              </a:graphicData>
            </a:graphic>
          </wp:inline>
        </w:drawing>
      </w:r>
    </w:p>
    <w:p w14:paraId="7223BD25"/>
    <w:p w14:paraId="2F7C5077">
      <w:pPr>
        <w:ind w:left="0"/>
      </w:pPr>
    </w:p>
    <w:p w14:paraId="4A4C4ECF">
      <w:pPr>
        <w:pStyle w:val="2"/>
        <w:numPr>
          <w:ilvl w:val="0"/>
          <w:numId w:val="2"/>
        </w:numPr>
      </w:pPr>
      <w:bookmarkStart w:id="0" w:name="_Tocf71vpw"/>
      <w:bookmarkStart w:id="1" w:name="_Toccjgr8g"/>
      <w:bookmarkStart w:id="2" w:name="_Tocz62975"/>
      <w:r>
        <w:t>模型</w:t>
      </w:r>
      <w:bookmarkEnd w:id="0"/>
      <w:bookmarkEnd w:id="1"/>
      <w:bookmarkEnd w:id="2"/>
    </w:p>
    <w:p w14:paraId="15C66D6A">
      <w:pPr>
        <w:pStyle w:val="3"/>
        <w:numPr>
          <w:ilvl w:val="1"/>
          <w:numId w:val="2"/>
        </w:numPr>
        <w:pBdr>
          <w:bottom w:val="none" w:color="auto" w:sz="0" w:space="0"/>
        </w:pBdr>
      </w:pPr>
      <w:bookmarkStart w:id="3" w:name="_Tocdlsiau"/>
      <w:bookmarkStart w:id="4" w:name="_Tocfugmw4"/>
      <w:bookmarkStart w:id="5" w:name="_Toc0xcpae"/>
      <w:r>
        <w:t>事实数据设计</w:t>
      </w:r>
      <w:bookmarkEnd w:id="3"/>
      <w:bookmarkEnd w:id="4"/>
      <w:bookmarkEnd w:id="5"/>
    </w:p>
    <w:p w14:paraId="764885DF">
      <w:pPr>
        <w:pStyle w:val="4"/>
      </w:pPr>
      <w:r>
        <w:t>企业名称事实数据</w:t>
      </w:r>
    </w:p>
    <w:p w14:paraId="05BB499E"/>
    <w:tbl>
      <w:tblPr>
        <w:tblStyle w:val="8"/>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2818"/>
        <w:gridCol w:w="1438"/>
        <w:gridCol w:w="4799"/>
      </w:tblGrid>
      <w:tr w14:paraId="51DD7E3E">
        <w:trPr>
          <w:trHeight w:val="0" w:hRule="atLeast"/>
        </w:trPr>
        <w:tc>
          <w:tcPr>
            <w:tcW w:w="2818" w:type="dxa"/>
            <w:vAlign w:val="center"/>
          </w:tcPr>
          <w:p w14:paraId="3F9E838F">
            <w:r>
              <w:t>属性</w:t>
            </w:r>
          </w:p>
        </w:tc>
        <w:tc>
          <w:tcPr>
            <w:tcW w:w="1438" w:type="dxa"/>
            <w:vAlign w:val="center"/>
          </w:tcPr>
          <w:p w14:paraId="4CC71811">
            <w:r>
              <w:t>类型</w:t>
            </w:r>
          </w:p>
        </w:tc>
        <w:tc>
          <w:tcPr>
            <w:tcW w:w="4799" w:type="dxa"/>
            <w:vAlign w:val="center"/>
          </w:tcPr>
          <w:p w14:paraId="47109E0A">
            <w:r>
              <w:t>描述</w:t>
            </w:r>
          </w:p>
        </w:tc>
      </w:tr>
      <w:tr w14:paraId="21DEFA48">
        <w:trPr>
          <w:trHeight w:val="0" w:hRule="atLeast"/>
        </w:trPr>
        <w:tc>
          <w:tcPr>
            <w:tcW w:w="2818" w:type="dxa"/>
            <w:vAlign w:val="center"/>
          </w:tcPr>
          <w:p w14:paraId="3FCEC8F3">
            <w:r>
              <w:t>id</w:t>
            </w:r>
          </w:p>
        </w:tc>
        <w:tc>
          <w:tcPr>
            <w:tcW w:w="1438" w:type="dxa"/>
            <w:vAlign w:val="center"/>
          </w:tcPr>
          <w:p w14:paraId="1C5F1279">
            <w:r>
              <w:t>int</w:t>
            </w:r>
          </w:p>
        </w:tc>
        <w:tc>
          <w:tcPr>
            <w:tcW w:w="4799" w:type="dxa"/>
            <w:vAlign w:val="center"/>
          </w:tcPr>
          <w:p w14:paraId="0ECE75F0">
            <w:r>
              <w:t>自增序列</w:t>
            </w:r>
          </w:p>
        </w:tc>
      </w:tr>
      <w:tr w14:paraId="3E57F757">
        <w:trPr>
          <w:trHeight w:val="0" w:hRule="atLeast"/>
        </w:trPr>
        <w:tc>
          <w:tcPr>
            <w:tcW w:w="2818" w:type="dxa"/>
            <w:vAlign w:val="center"/>
          </w:tcPr>
          <w:p w14:paraId="655FFB8C">
            <w:r>
              <w:t>ent_code</w:t>
            </w:r>
          </w:p>
        </w:tc>
        <w:tc>
          <w:tcPr>
            <w:tcW w:w="1438" w:type="dxa"/>
            <w:vAlign w:val="center"/>
          </w:tcPr>
          <w:p w14:paraId="21AD809F">
            <w:r>
              <w:t>string</w:t>
            </w:r>
          </w:p>
        </w:tc>
        <w:tc>
          <w:tcPr>
            <w:tcW w:w="4799" w:type="dxa"/>
            <w:vAlign w:val="center"/>
          </w:tcPr>
          <w:p w14:paraId="21FEDF49">
            <w:r>
              <w:t>企业ID（UUID v4）</w:t>
            </w:r>
          </w:p>
        </w:tc>
      </w:tr>
      <w:tr w14:paraId="077CCB08">
        <w:trPr>
          <w:trHeight w:val="0" w:hRule="atLeast"/>
        </w:trPr>
        <w:tc>
          <w:tcPr>
            <w:tcW w:w="2818" w:type="dxa"/>
            <w:vAlign w:val="center"/>
          </w:tcPr>
          <w:p w14:paraId="346D1642">
            <w:r>
              <w:t>credit_code</w:t>
            </w:r>
          </w:p>
        </w:tc>
        <w:tc>
          <w:tcPr>
            <w:tcW w:w="1438" w:type="dxa"/>
            <w:vAlign w:val="center"/>
          </w:tcPr>
          <w:p w14:paraId="6BFA851B">
            <w:r>
              <w:t>string</w:t>
            </w:r>
          </w:p>
        </w:tc>
        <w:tc>
          <w:tcPr>
            <w:tcW w:w="4799" w:type="dxa"/>
            <w:vAlign w:val="center"/>
          </w:tcPr>
          <w:p w14:paraId="2AA62F0B">
            <w:r>
              <w:t>统一社会信用代码</w:t>
            </w:r>
          </w:p>
        </w:tc>
      </w:tr>
      <w:tr w14:paraId="37AD11C3">
        <w:trPr>
          <w:trHeight w:val="0" w:hRule="atLeast"/>
        </w:trPr>
        <w:tc>
          <w:tcPr>
            <w:tcW w:w="2818" w:type="dxa"/>
            <w:vAlign w:val="center"/>
          </w:tcPr>
          <w:p w14:paraId="74FF85AA">
            <w:r>
              <w:t>name</w:t>
            </w:r>
          </w:p>
        </w:tc>
        <w:tc>
          <w:tcPr>
            <w:tcW w:w="1438" w:type="dxa"/>
            <w:vAlign w:val="center"/>
          </w:tcPr>
          <w:p w14:paraId="714002AF">
            <w:r>
              <w:t>string</w:t>
            </w:r>
          </w:p>
        </w:tc>
        <w:tc>
          <w:tcPr>
            <w:tcW w:w="4799" w:type="dxa"/>
            <w:vAlign w:val="center"/>
          </w:tcPr>
          <w:p w14:paraId="311D6D74">
            <w:r>
              <w:t>企业名称</w:t>
            </w:r>
          </w:p>
        </w:tc>
      </w:tr>
      <w:tr w14:paraId="069FF193">
        <w:trPr>
          <w:trHeight w:val="0" w:hRule="atLeast"/>
        </w:trPr>
        <w:tc>
          <w:tcPr>
            <w:tcW w:w="2818" w:type="dxa"/>
            <w:vAlign w:val="center"/>
          </w:tcPr>
          <w:p w14:paraId="711A80AF">
            <w:r>
              <w:t>legal_rep</w:t>
            </w:r>
          </w:p>
        </w:tc>
        <w:tc>
          <w:tcPr>
            <w:tcW w:w="1438" w:type="dxa"/>
            <w:vAlign w:val="center"/>
          </w:tcPr>
          <w:p w14:paraId="00FD0E35">
            <w:r>
              <w:t>string</w:t>
            </w:r>
          </w:p>
        </w:tc>
        <w:tc>
          <w:tcPr>
            <w:tcW w:w="4799" w:type="dxa"/>
            <w:vAlign w:val="center"/>
          </w:tcPr>
          <w:p w14:paraId="6488F021">
            <w:r>
              <w:t>权力人</w:t>
            </w:r>
          </w:p>
        </w:tc>
      </w:tr>
      <w:tr w14:paraId="729CCED1">
        <w:trPr>
          <w:trHeight w:val="0" w:hRule="atLeast"/>
        </w:trPr>
        <w:tc>
          <w:tcPr>
            <w:tcW w:w="2818" w:type="dxa"/>
            <w:vAlign w:val="center"/>
          </w:tcPr>
          <w:p w14:paraId="4149E107">
            <w:r>
              <w:t>fact_time</w:t>
            </w:r>
          </w:p>
        </w:tc>
        <w:tc>
          <w:tcPr>
            <w:tcW w:w="1438" w:type="dxa"/>
            <w:vAlign w:val="center"/>
          </w:tcPr>
          <w:p w14:paraId="15CE6FF8">
            <w:r>
              <w:t>datetime</w:t>
            </w:r>
          </w:p>
        </w:tc>
        <w:tc>
          <w:tcPr>
            <w:tcW w:w="4799" w:type="dxa"/>
            <w:vAlign w:val="center"/>
          </w:tcPr>
          <w:p w14:paraId="4C068D5F">
            <w:r>
              <w:t>事实发生时间</w:t>
            </w:r>
          </w:p>
        </w:tc>
      </w:tr>
      <w:tr w14:paraId="58FD0841">
        <w:trPr>
          <w:trHeight w:val="0" w:hRule="atLeast"/>
        </w:trPr>
        <w:tc>
          <w:tcPr>
            <w:tcW w:w="2818" w:type="dxa"/>
            <w:vAlign w:val="center"/>
          </w:tcPr>
          <w:p w14:paraId="57ABAF83">
            <w:r>
              <w:t>fact_record_time</w:t>
            </w:r>
          </w:p>
        </w:tc>
        <w:tc>
          <w:tcPr>
            <w:tcW w:w="1438" w:type="dxa"/>
            <w:vAlign w:val="center"/>
          </w:tcPr>
          <w:p w14:paraId="1BAB121F">
            <w:r>
              <w:t>datetime</w:t>
            </w:r>
          </w:p>
        </w:tc>
        <w:tc>
          <w:tcPr>
            <w:tcW w:w="4799" w:type="dxa"/>
            <w:vAlign w:val="center"/>
          </w:tcPr>
          <w:p w14:paraId="5033BD2F">
            <w:r>
              <w:t>入巢时间</w:t>
            </w:r>
          </w:p>
        </w:tc>
      </w:tr>
      <w:tr w14:paraId="3B070F08">
        <w:trPr>
          <w:trHeight w:val="0" w:hRule="atLeast"/>
        </w:trPr>
        <w:tc>
          <w:tcPr>
            <w:tcW w:w="2818" w:type="dxa"/>
            <w:vAlign w:val="center"/>
          </w:tcPr>
          <w:p w14:paraId="42A2052F">
            <w:r>
              <w:t>ent_record_scene</w:t>
            </w:r>
          </w:p>
        </w:tc>
        <w:tc>
          <w:tcPr>
            <w:tcW w:w="1438" w:type="dxa"/>
            <w:vAlign w:val="center"/>
          </w:tcPr>
          <w:p w14:paraId="42EE7F24">
            <w:r>
              <w:t>string</w:t>
            </w:r>
          </w:p>
        </w:tc>
        <w:tc>
          <w:tcPr>
            <w:tcW w:w="4799" w:type="dxa"/>
            <w:vAlign w:val="center"/>
          </w:tcPr>
          <w:p w14:paraId="54762C90">
            <w:pPr>
              <w:ind w:left="0"/>
            </w:pPr>
            <w:r>
              <w:t>企业名称新增场景</w:t>
            </w:r>
          </w:p>
          <w:p w14:paraId="418108BD">
            <w:pPr>
              <w:ind w:left="0"/>
            </w:pPr>
            <w:r>
              <w:t>1 - 初始基础池的数据</w:t>
            </w:r>
          </w:p>
          <w:p w14:paraId="6D595EC8">
            <w:pPr>
              <w:pBdr>
                <w:bottom w:val="none" w:color="auto" w:sz="0" w:space="0"/>
              </w:pBdr>
              <w:ind w:left="0"/>
            </w:pPr>
            <w:r>
              <w:t>2 - 申诉新增的数据</w:t>
            </w:r>
          </w:p>
        </w:tc>
      </w:tr>
      <w:tr w14:paraId="4F85A9B1">
        <w:trPr>
          <w:trHeight w:val="0" w:hRule="atLeast"/>
        </w:trPr>
        <w:tc>
          <w:tcPr>
            <w:tcW w:w="2818" w:type="dxa"/>
            <w:vAlign w:val="center"/>
          </w:tcPr>
          <w:p w14:paraId="202177C6">
            <w:r>
              <w:t>legal_rep_record_scene</w:t>
            </w:r>
          </w:p>
        </w:tc>
        <w:tc>
          <w:tcPr>
            <w:tcW w:w="1438" w:type="dxa"/>
            <w:vAlign w:val="center"/>
          </w:tcPr>
          <w:p w14:paraId="46251F63">
            <w:r>
              <w:t>string</w:t>
            </w:r>
          </w:p>
        </w:tc>
        <w:tc>
          <w:tcPr>
            <w:tcW w:w="4799" w:type="dxa"/>
            <w:vAlign w:val="center"/>
          </w:tcPr>
          <w:p w14:paraId="4591DE22">
            <w:pPr>
              <w:ind w:left="0"/>
            </w:pPr>
            <w:r>
              <w:t xml:space="preserve"> 权力人新增场景</w:t>
            </w:r>
          </w:p>
          <w:p w14:paraId="7EBD75C6">
            <w:pPr>
              <w:ind w:left="0"/>
            </w:pPr>
            <w:r>
              <w:t>1 - 代为</w:t>
            </w:r>
            <w:r>
              <w:rPr>
                <w:i w:val="0"/>
                <w:strike w:val="0"/>
                <w:spacing w:val="0"/>
                <w:u w:val="none"/>
              </w:rPr>
              <w:t>确定性主张</w:t>
            </w:r>
          </w:p>
          <w:p w14:paraId="4DD086D2">
            <w:pPr>
              <w:ind w:left="0"/>
            </w:pPr>
            <w:r>
              <w:t>2 - 确定实际主张</w:t>
            </w:r>
          </w:p>
          <w:p w14:paraId="244BCF1A">
            <w:pPr>
              <w:pBdr>
                <w:bottom w:val="none" w:color="auto" w:sz="0" w:space="0"/>
              </w:pBdr>
              <w:ind w:left="0"/>
            </w:pPr>
            <w:r>
              <w:t>3 - 权力人替换并主张</w:t>
            </w:r>
          </w:p>
        </w:tc>
      </w:tr>
    </w:tbl>
    <w:p w14:paraId="1DCDF4CB">
      <w:pPr>
        <w:ind w:left="0"/>
      </w:pPr>
    </w:p>
    <w:p w14:paraId="2F817F13">
      <w:pPr>
        <w:pStyle w:val="3"/>
        <w:numPr>
          <w:ilvl w:val="1"/>
          <w:numId w:val="2"/>
        </w:numPr>
        <w:pBdr>
          <w:bottom w:val="none" w:color="auto" w:sz="0" w:space="0"/>
        </w:pBdr>
      </w:pPr>
      <w:r>
        <w:t>业务数据设计</w:t>
      </w:r>
    </w:p>
    <w:p w14:paraId="678D3624">
      <w:pPr>
        <w:pStyle w:val="4"/>
      </w:pPr>
      <w:bookmarkStart w:id="6" w:name="_Toc67bax4"/>
      <w:bookmarkStart w:id="7" w:name="_Toc0syjj1"/>
      <w:bookmarkStart w:id="8" w:name="_Toc59z18f"/>
      <w:r>
        <w:t>企业名称数据索引</w:t>
      </w:r>
      <w:bookmarkEnd w:id="6"/>
      <w:bookmarkEnd w:id="7"/>
      <w:bookmarkEnd w:id="8"/>
    </w:p>
    <w:tbl>
      <w:tblPr>
        <w:tblStyle w:val="8"/>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1948"/>
        <w:gridCol w:w="1603"/>
        <w:gridCol w:w="5504"/>
      </w:tblGrid>
      <w:tr w14:paraId="7DA2AEA2">
        <w:trPr>
          <w:trHeight w:val="0" w:hRule="atLeast"/>
        </w:trPr>
        <w:tc>
          <w:tcPr>
            <w:tcW w:w="1948" w:type="dxa"/>
            <w:vAlign w:val="center"/>
          </w:tcPr>
          <w:p w14:paraId="5817EDD9">
            <w:r>
              <w:t>属性</w:t>
            </w:r>
          </w:p>
        </w:tc>
        <w:tc>
          <w:tcPr>
            <w:tcW w:w="1603" w:type="dxa"/>
            <w:vAlign w:val="center"/>
          </w:tcPr>
          <w:p w14:paraId="09049D13">
            <w:r>
              <w:t>类型</w:t>
            </w:r>
          </w:p>
        </w:tc>
        <w:tc>
          <w:tcPr>
            <w:tcW w:w="5504" w:type="dxa"/>
            <w:vAlign w:val="center"/>
          </w:tcPr>
          <w:p w14:paraId="1A3D38C8">
            <w:r>
              <w:t>描述</w:t>
            </w:r>
          </w:p>
        </w:tc>
      </w:tr>
      <w:tr w14:paraId="3D9599E8">
        <w:trPr>
          <w:trHeight w:val="0" w:hRule="atLeast"/>
        </w:trPr>
        <w:tc>
          <w:tcPr>
            <w:tcW w:w="1948" w:type="dxa"/>
            <w:vAlign w:val="center"/>
          </w:tcPr>
          <w:p w14:paraId="5DD331E7">
            <w:r>
              <w:t>_id</w:t>
            </w:r>
          </w:p>
        </w:tc>
        <w:tc>
          <w:tcPr>
            <w:tcW w:w="1603" w:type="dxa"/>
            <w:vAlign w:val="center"/>
          </w:tcPr>
          <w:p w14:paraId="14B1EF2F">
            <w:r>
              <w:t>string</w:t>
            </w:r>
          </w:p>
        </w:tc>
        <w:tc>
          <w:tcPr>
            <w:tcW w:w="5504" w:type="dxa"/>
            <w:vAlign w:val="center"/>
          </w:tcPr>
          <w:p w14:paraId="241DCF9F">
            <w:r>
              <w:t>文档id（name做sha256哈希）</w:t>
            </w:r>
          </w:p>
        </w:tc>
      </w:tr>
      <w:tr w14:paraId="01339720">
        <w:trPr>
          <w:trHeight w:val="0" w:hRule="atLeast"/>
        </w:trPr>
        <w:tc>
          <w:tcPr>
            <w:tcW w:w="1948" w:type="dxa"/>
            <w:vAlign w:val="center"/>
          </w:tcPr>
          <w:p w14:paraId="56F49CF8">
            <w:r>
              <w:t>name</w:t>
            </w:r>
          </w:p>
        </w:tc>
        <w:tc>
          <w:tcPr>
            <w:tcW w:w="1603" w:type="dxa"/>
            <w:vAlign w:val="center"/>
          </w:tcPr>
          <w:p w14:paraId="156BD8BC">
            <w:r>
              <w:t>string</w:t>
            </w:r>
          </w:p>
        </w:tc>
        <w:tc>
          <w:tcPr>
            <w:tcW w:w="5504" w:type="dxa"/>
            <w:vAlign w:val="center"/>
          </w:tcPr>
          <w:p w14:paraId="54EC2533">
            <w:r>
              <w:t>企业名称（ngram 2_3分词，提供以连续2字为最小单位的片段搜索匹配全名支持，</w:t>
            </w:r>
            <w:r>
              <w:rPr>
                <w:b/>
              </w:rPr>
              <w:t>不要求连续子字符串</w:t>
            </w:r>
            <w:r>
              <w:t>，如“艾奇公司”可以返回“泉州艾奇科技有限公司”）</w:t>
            </w:r>
          </w:p>
        </w:tc>
      </w:tr>
      <w:tr w14:paraId="3DA4790C">
        <w:trPr>
          <w:trHeight w:val="0" w:hRule="atLeast"/>
        </w:trPr>
        <w:tc>
          <w:tcPr>
            <w:tcW w:w="1948" w:type="dxa"/>
            <w:vAlign w:val="center"/>
          </w:tcPr>
          <w:p w14:paraId="380FB852">
            <w:r>
              <w:t>name.pinyin</w:t>
            </w:r>
          </w:p>
        </w:tc>
        <w:tc>
          <w:tcPr>
            <w:tcW w:w="1603" w:type="dxa"/>
            <w:vAlign w:val="center"/>
          </w:tcPr>
          <w:p w14:paraId="52226290">
            <w:r>
              <w:t>string</w:t>
            </w:r>
          </w:p>
        </w:tc>
        <w:tc>
          <w:tcPr>
            <w:tcW w:w="5504" w:type="dxa"/>
            <w:vAlign w:val="center"/>
          </w:tcPr>
          <w:p w14:paraId="587AAD0C">
            <w:r>
              <w:t>企业名称拼音（倒排索引存储逐汉字分的拼音项，支持企业名称的</w:t>
            </w:r>
            <w:r>
              <w:rPr>
                <w:b/>
              </w:rPr>
              <w:t>连续子字符串</w:t>
            </w:r>
            <w:r>
              <w:t>拼音匹配源数据）</w:t>
            </w:r>
          </w:p>
        </w:tc>
      </w:tr>
      <w:tr w14:paraId="2A175F7A">
        <w:trPr>
          <w:trHeight w:val="0" w:hRule="atLeast"/>
        </w:trPr>
        <w:tc>
          <w:tcPr>
            <w:tcW w:w="1948" w:type="dxa"/>
            <w:vAlign w:val="center"/>
          </w:tcPr>
          <w:p w14:paraId="36B9529B">
            <w:r>
              <w:t>name.</w:t>
            </w:r>
            <w:r>
              <w:rPr>
                <w:i w:val="0"/>
                <w:strike w:val="0"/>
                <w:spacing w:val="0"/>
                <w:u w:val="none"/>
              </w:rPr>
              <w:t>char_token</w:t>
            </w:r>
          </w:p>
        </w:tc>
        <w:tc>
          <w:tcPr>
            <w:tcW w:w="1603" w:type="dxa"/>
            <w:vAlign w:val="center"/>
          </w:tcPr>
          <w:p w14:paraId="05B43BA5">
            <w:r>
              <w:t>string</w:t>
            </w:r>
          </w:p>
        </w:tc>
        <w:tc>
          <w:tcPr>
            <w:tcW w:w="5504" w:type="dxa"/>
            <w:vAlign w:val="center"/>
          </w:tcPr>
          <w:p w14:paraId="7F581A69">
            <w:r>
              <w:t>（逐字符存储，用于配合企业名称字段的查询，过滤掉搜索词中存在企业名称不存在的字的情况，如：“泉州艾克”的搜索不</w:t>
            </w:r>
            <w:r>
              <w:rPr>
                <w:rFonts w:hint="eastAsia"/>
                <w:lang w:val="en-US" w:eastAsia="zh-CN"/>
              </w:rPr>
              <w:t>返回</w:t>
            </w:r>
            <w:r>
              <w:t>“泉州艾奇”）</w:t>
            </w:r>
          </w:p>
        </w:tc>
      </w:tr>
      <w:tr w14:paraId="78410128">
        <w:trPr>
          <w:trHeight w:val="0" w:hRule="atLeast"/>
        </w:trPr>
        <w:tc>
          <w:tcPr>
            <w:tcW w:w="1948" w:type="dxa"/>
            <w:vAlign w:val="center"/>
          </w:tcPr>
          <w:p w14:paraId="52F586AB">
            <w:r>
              <w:t>name.keyword</w:t>
            </w:r>
          </w:p>
        </w:tc>
        <w:tc>
          <w:tcPr>
            <w:tcW w:w="1603" w:type="dxa"/>
            <w:vAlign w:val="center"/>
          </w:tcPr>
          <w:p w14:paraId="02575593">
            <w:r>
              <w:t>string</w:t>
            </w:r>
          </w:p>
        </w:tc>
        <w:tc>
          <w:tcPr>
            <w:tcW w:w="5504" w:type="dxa"/>
            <w:vAlign w:val="center"/>
          </w:tcPr>
          <w:p w14:paraId="49111BDB">
            <w:r>
              <w:t>（不分词，支持企业名称精确查询）</w:t>
            </w:r>
          </w:p>
        </w:tc>
      </w:tr>
      <w:tr w14:paraId="16DCB459">
        <w:trPr>
          <w:trHeight w:val="0" w:hRule="atLeast"/>
        </w:trPr>
        <w:tc>
          <w:tcPr>
            <w:tcW w:w="1948" w:type="dxa"/>
            <w:vAlign w:val="center"/>
          </w:tcPr>
          <w:p w14:paraId="2ED4AD5D">
            <w:r>
              <w:t>credit_code</w:t>
            </w:r>
          </w:p>
        </w:tc>
        <w:tc>
          <w:tcPr>
            <w:tcW w:w="1603" w:type="dxa"/>
            <w:vAlign w:val="center"/>
          </w:tcPr>
          <w:p w14:paraId="20FD0718">
            <w:r>
              <w:t>string</w:t>
            </w:r>
          </w:p>
        </w:tc>
        <w:tc>
          <w:tcPr>
            <w:tcW w:w="5504" w:type="dxa"/>
            <w:vAlign w:val="center"/>
          </w:tcPr>
          <w:p w14:paraId="669F66DC">
            <w:r>
              <w:t>统一社会信用代码（edge_ngram 4_18分词，支持从4字符起的前缀匹配搜索</w:t>
            </w:r>
          </w:p>
        </w:tc>
      </w:tr>
      <w:tr w14:paraId="7E5F807E">
        <w:trPr>
          <w:trHeight w:val="0" w:hRule="atLeast"/>
        </w:trPr>
        <w:tc>
          <w:tcPr>
            <w:tcW w:w="1948" w:type="dxa"/>
            <w:vAlign w:val="center"/>
          </w:tcPr>
          <w:p w14:paraId="4AF18FD2">
            <w:r>
              <w:t>legal_rep</w:t>
            </w:r>
          </w:p>
        </w:tc>
        <w:tc>
          <w:tcPr>
            <w:tcW w:w="1603" w:type="dxa"/>
            <w:vAlign w:val="center"/>
          </w:tcPr>
          <w:p w14:paraId="641C54AC">
            <w:r>
              <w:t>string</w:t>
            </w:r>
          </w:p>
        </w:tc>
        <w:tc>
          <w:tcPr>
            <w:tcW w:w="5504" w:type="dxa"/>
            <w:vAlign w:val="center"/>
          </w:tcPr>
          <w:p w14:paraId="19B92A14">
            <w:r>
              <w:t>逐字分词，支持</w:t>
            </w:r>
            <w:r>
              <w:rPr>
                <w:b/>
              </w:rPr>
              <w:t>连续子字符串</w:t>
            </w:r>
            <w:r>
              <w:t>匹配源数据)</w:t>
            </w:r>
          </w:p>
        </w:tc>
      </w:tr>
      <w:tr w14:paraId="2EE032DF">
        <w:trPr>
          <w:trHeight w:val="0" w:hRule="atLeast"/>
        </w:trPr>
        <w:tc>
          <w:tcPr>
            <w:tcW w:w="1948" w:type="dxa"/>
            <w:vAlign w:val="center"/>
          </w:tcPr>
          <w:p w14:paraId="3EDE7906">
            <w:r>
              <w:t>legal_rep.pinyin</w:t>
            </w:r>
          </w:p>
        </w:tc>
        <w:tc>
          <w:tcPr>
            <w:tcW w:w="1603" w:type="dxa"/>
            <w:vAlign w:val="center"/>
          </w:tcPr>
          <w:p w14:paraId="6FB7980D">
            <w:r>
              <w:t>string</w:t>
            </w:r>
          </w:p>
        </w:tc>
        <w:tc>
          <w:tcPr>
            <w:tcW w:w="5504" w:type="dxa"/>
            <w:vAlign w:val="center"/>
          </w:tcPr>
          <w:p w14:paraId="3E3A4183">
            <w:r>
              <w:t>权利人拼音（倒排索引存储逐汉字分的拼音项，支持权利人姓名的</w:t>
            </w:r>
            <w:r>
              <w:rPr>
                <w:b/>
              </w:rPr>
              <w:t>连续子字符串</w:t>
            </w:r>
            <w:r>
              <w:t>拼音匹配源数据）</w:t>
            </w:r>
          </w:p>
        </w:tc>
      </w:tr>
      <w:tr w14:paraId="177EBBDE">
        <w:trPr>
          <w:trHeight w:val="0" w:hRule="atLeast"/>
        </w:trPr>
        <w:tc>
          <w:tcPr>
            <w:tcW w:w="1948" w:type="dxa"/>
            <w:vAlign w:val="center"/>
          </w:tcPr>
          <w:p w14:paraId="504CD791">
            <w:r>
              <w:t>ent_code</w:t>
            </w:r>
          </w:p>
        </w:tc>
        <w:tc>
          <w:tcPr>
            <w:tcW w:w="1603" w:type="dxa"/>
            <w:vAlign w:val="center"/>
          </w:tcPr>
          <w:p w14:paraId="44D5B4E1">
            <w:r>
              <w:t>string</w:t>
            </w:r>
          </w:p>
        </w:tc>
        <w:tc>
          <w:tcPr>
            <w:tcW w:w="5504" w:type="dxa"/>
            <w:vAlign w:val="center"/>
          </w:tcPr>
          <w:p w14:paraId="46027994">
            <w:r>
              <w:t>企业ID（不分词）</w:t>
            </w:r>
          </w:p>
        </w:tc>
      </w:tr>
      <w:tr w14:paraId="7E44453D">
        <w:trPr>
          <w:trHeight w:val="0" w:hRule="atLeast"/>
        </w:trPr>
        <w:tc>
          <w:tcPr>
            <w:tcW w:w="1948" w:type="dxa"/>
            <w:vAlign w:val="center"/>
          </w:tcPr>
          <w:p w14:paraId="0EF59A43">
            <w:r>
              <w:t>fact_id</w:t>
            </w:r>
          </w:p>
        </w:tc>
        <w:tc>
          <w:tcPr>
            <w:tcW w:w="1603" w:type="dxa"/>
            <w:vAlign w:val="center"/>
          </w:tcPr>
          <w:p w14:paraId="55F338B4">
            <w:r>
              <w:t>string</w:t>
            </w:r>
          </w:p>
        </w:tc>
        <w:tc>
          <w:tcPr>
            <w:tcW w:w="5504" w:type="dxa"/>
            <w:vAlign w:val="center"/>
          </w:tcPr>
          <w:p w14:paraId="244DB7C3">
            <w:r>
              <w:t>事实ID（不分词）</w:t>
            </w:r>
          </w:p>
        </w:tc>
      </w:tr>
    </w:tbl>
    <w:p w14:paraId="7DBC3B4A">
      <w:pPr>
        <w:ind w:left="0"/>
      </w:pPr>
    </w:p>
    <w:p w14:paraId="678E8898">
      <w:pPr>
        <w:pStyle w:val="2"/>
        <w:numPr>
          <w:ilvl w:val="0"/>
          <w:numId w:val="2"/>
        </w:numPr>
      </w:pPr>
      <w:r>
        <w:t>业务服务处理流程</w:t>
      </w:r>
    </w:p>
    <w:p w14:paraId="3E9D2DFB">
      <w:pPr>
        <w:pStyle w:val="3"/>
        <w:numPr>
          <w:ilvl w:val="1"/>
          <w:numId w:val="2"/>
        </w:numPr>
      </w:pPr>
      <w:r>
        <w:t>预备流程</w:t>
      </w:r>
    </w:p>
    <w:p w14:paraId="31D0F72B">
      <w:r>
        <w:t>在业务服务中会有一些公共的服务，如企业OCR三要素识别、三要素认证、五要素认证。这些理论上是有相关的数巢去承载这些服务，在demo工程中，简单实现服务结果的存储，即可。</w:t>
      </w:r>
    </w:p>
    <w:p w14:paraId="0E9239C9">
      <w:r>
        <w:t>如图所示</w:t>
      </w:r>
    </w:p>
    <w:p w14:paraId="6352A88B">
      <w:pPr>
        <w:numPr>
          <w:ilvl w:val="0"/>
          <w:numId w:val="6"/>
        </w:numPr>
      </w:pPr>
      <w:r>
        <w:t>OCR提取企业三要素：以图片为输入，调用AI模型API接口，端到端识别企业三要素。并进行多AI模型的比对，当前调用两个AI模型进行比对，三要素一致，则提取成功。</w:t>
      </w:r>
    </w:p>
    <w:p w14:paraId="0C0BDCAF">
      <w:pPr>
        <w:numPr>
          <w:ilvl w:val="0"/>
          <w:numId w:val="6"/>
        </w:numPr>
      </w:pPr>
      <w:r>
        <w:t>第三方可信数据源企业三要素验证：用户输入企业三要素，根据统一社会信用代码向第三方数据源查询三要素，查询结果和输入三要素一致，则验证成功。当前实现两个数据源的比对。</w:t>
      </w:r>
    </w:p>
    <w:p w14:paraId="01C779F7">
      <w:pPr>
        <w:numPr>
          <w:ilvl w:val="0"/>
          <w:numId w:val="6"/>
        </w:numPr>
      </w:pPr>
      <w:r>
        <w:t>五要素认证：输入企业名称、统一社会信用代码、权力人名称、手机号、身份证号，返回要素一致的结果。</w:t>
      </w:r>
    </w:p>
    <w:p w14:paraId="61E4B016">
      <w:r>
        <w:drawing>
          <wp:inline distT="0" distB="0" distL="0" distR="0">
            <wp:extent cx="5760085" cy="3594100"/>
            <wp:effectExtent l="0" t="0" r="0" b="0"/>
            <wp:docPr id="5" name="picture" descr="descript"/>
            <wp:cNvGraphicFramePr/>
            <a:graphic xmlns:a="http://schemas.openxmlformats.org/drawingml/2006/main">
              <a:graphicData uri="http://schemas.openxmlformats.org/drawingml/2006/picture">
                <pic:pic xmlns:pic="http://schemas.openxmlformats.org/drawingml/2006/picture">
                  <pic:nvPicPr>
                    <pic:cNvPr id="5" name="picture" descr="descript"/>
                    <pic:cNvPicPr/>
                  </pic:nvPicPr>
                  <pic:blipFill>
                    <a:blip r:embed="rId7"/>
                    <a:stretch>
                      <a:fillRect/>
                    </a:stretch>
                  </pic:blipFill>
                  <pic:spPr>
                    <a:xfrm>
                      <a:off x="0" y="0"/>
                      <a:ext cx="5760085" cy="3594640"/>
                    </a:xfrm>
                    <a:prstGeom prst="rect">
                      <a:avLst/>
                    </a:prstGeom>
                  </pic:spPr>
                </pic:pic>
              </a:graphicData>
            </a:graphic>
          </wp:inline>
        </w:drawing>
      </w:r>
    </w:p>
    <w:p w14:paraId="640719CD">
      <w:r>
        <w:drawing>
          <wp:inline distT="0" distB="0" distL="0" distR="0">
            <wp:extent cx="2959735" cy="3281045"/>
            <wp:effectExtent l="0" t="0" r="12065" b="20955"/>
            <wp:docPr id="8" name="picture" descr="descript"/>
            <wp:cNvGraphicFramePr/>
            <a:graphic xmlns:a="http://schemas.openxmlformats.org/drawingml/2006/main">
              <a:graphicData uri="http://schemas.openxmlformats.org/drawingml/2006/picture">
                <pic:pic xmlns:pic="http://schemas.openxmlformats.org/drawingml/2006/picture">
                  <pic:nvPicPr>
                    <pic:cNvPr id="8" name="picture" descr="descript"/>
                    <pic:cNvPicPr/>
                  </pic:nvPicPr>
                  <pic:blipFill>
                    <a:blip r:embed="rId8"/>
                    <a:stretch>
                      <a:fillRect/>
                    </a:stretch>
                  </pic:blipFill>
                  <pic:spPr>
                    <a:xfrm>
                      <a:off x="0" y="0"/>
                      <a:ext cx="2959735" cy="3281045"/>
                    </a:xfrm>
                    <a:prstGeom prst="rect">
                      <a:avLst/>
                    </a:prstGeom>
                  </pic:spPr>
                </pic:pic>
              </a:graphicData>
            </a:graphic>
          </wp:inline>
        </w:drawing>
      </w:r>
    </w:p>
    <w:p w14:paraId="18B2D7B3"/>
    <w:p w14:paraId="1D3DE75A">
      <w:pPr>
        <w:pStyle w:val="3"/>
        <w:numPr>
          <w:ilvl w:val="1"/>
          <w:numId w:val="2"/>
        </w:numPr>
      </w:pPr>
      <w:r>
        <w:t>基础数据池入巢</w:t>
      </w:r>
    </w:p>
    <w:p w14:paraId="6DCA943B">
      <w:pPr>
        <w:pStyle w:val="4"/>
        <w:numPr>
          <w:ilvl w:val="2"/>
          <w:numId w:val="2"/>
        </w:numPr>
      </w:pPr>
      <w:r>
        <w:t>原始数据处理（离线）</w:t>
      </w:r>
    </w:p>
    <w:p w14:paraId="12A58A55">
      <w:pPr>
        <w:pBdr>
          <w:bottom w:val="none" w:color="auto" w:sz="0" w:space="0"/>
        </w:pBdr>
      </w:pPr>
      <w:r>
        <w:t xml:space="preserve">第三方数据提供商，提供了一份原始的企业工商数据，仅包含企业名称、统一社会信用代码、权力人名称。但数据杂乱，需按序处理。处理步骤参考文档 </w:t>
      </w:r>
      <w:r>
        <w:rPr>
          <w:rStyle w:val="10"/>
          <w:color w:val="auto"/>
        </w:rPr>
        <w:fldChar w:fldCharType="begin"/>
      </w:r>
      <w:r>
        <w:rPr>
          <w:rStyle w:val="10"/>
          <w:color w:val="auto"/>
        </w:rPr>
        <w:instrText xml:space="preserve">HYPERLINK https://doc.weixin.qq.com/doc/w3_Ac8A_AbEAIECNA07rr7LFQTO3eFzz?scode=ADcAfwfNACYHU1XR8NAc8A_AbEAIE docLink \tdft Doc \tdfe 0 \tdfid i.1970325487976247.1688856332400847_w3.7612664131vd0 \tdlt inline \tdlf FromPaste \tdtf 1 \l \tdsub docLink \tdkey ge7oar</w:instrText>
      </w:r>
      <w:r>
        <w:rPr>
          <w:rStyle w:val="10"/>
          <w:color w:val="auto"/>
        </w:rPr>
        <w:fldChar w:fldCharType="separate"/>
      </w:r>
      <w:r>
        <w:rPr>
          <w:rStyle w:val="10"/>
          <w:color w:val="auto"/>
        </w:rPr>
        <w:t>企业三要素基础数据池</w:t>
      </w:r>
      <w:r>
        <w:rPr>
          <w:rStyle w:val="10"/>
          <w:color w:val="auto"/>
        </w:rPr>
        <w:fldChar w:fldCharType="end"/>
      </w:r>
      <w:r>
        <w:t>。最终形成</w:t>
      </w:r>
      <w:r>
        <w:rPr>
          <w:b/>
        </w:rPr>
        <w:t>企业三要素基础数据池</w:t>
      </w:r>
      <w:r>
        <w:t>的离线数据库。</w:t>
      </w:r>
    </w:p>
    <w:p w14:paraId="47E7FC3E"/>
    <w:p w14:paraId="1701D709">
      <w:pPr>
        <w:pStyle w:val="4"/>
        <w:numPr>
          <w:ilvl w:val="2"/>
          <w:numId w:val="2"/>
        </w:numPr>
      </w:pPr>
      <w:r>
        <w:t>入巢处理流程</w:t>
      </w:r>
    </w:p>
    <w:p w14:paraId="46AE7E32">
      <w:r>
        <w:t>将企业三要素基础数据池的数据，批量入巢。</w:t>
      </w:r>
    </w:p>
    <w:p w14:paraId="015C3B2B">
      <w:r>
        <w:drawing>
          <wp:inline distT="0" distB="0" distL="0" distR="0">
            <wp:extent cx="5760085" cy="3978275"/>
            <wp:effectExtent l="12700" t="12700" r="12700" b="12700"/>
            <wp:docPr id="11" name="图片 1" descr="图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descr="图标  描述已自动生成"/>
                    <pic:cNvPicPr>
                      <a:picLocks noChangeAspect="1"/>
                    </pic:cNvPicPr>
                  </pic:nvPicPr>
                  <pic:blipFill>
                    <a:blip r:embed="rId9"/>
                    <a:stretch>
                      <a:fillRect/>
                    </a:stretch>
                  </pic:blipFill>
                  <pic:spPr>
                    <a:xfrm>
                      <a:off x="0" y="0"/>
                      <a:ext cx="5760178" cy="3978824"/>
                    </a:xfrm>
                    <a:prstGeom prst="rect">
                      <a:avLst/>
                    </a:prstGeom>
                    <a:ln w="12700">
                      <a:solidFill>
                        <a:schemeClr val="tx1">
                          <a:alpha val="8000"/>
                        </a:schemeClr>
                      </a:solidFill>
                    </a:ln>
                  </pic:spPr>
                </pic:pic>
              </a:graphicData>
            </a:graphic>
          </wp:inline>
        </w:drawing>
      </w:r>
    </w:p>
    <w:p w14:paraId="2F2D5833"/>
    <w:p w14:paraId="75253550">
      <w:pPr>
        <w:pStyle w:val="3"/>
        <w:numPr>
          <w:ilvl w:val="1"/>
          <w:numId w:val="2"/>
        </w:numPr>
      </w:pPr>
      <w:r>
        <w:t>企业名称申诉</w:t>
      </w:r>
    </w:p>
    <w:p w14:paraId="485B2CD5">
      <w:r>
        <w:t>用户查询不到企业名称，可提交申诉。用户提交天眼查截图，服务端识别出企业三要素后，需按企业名称判断库中是否已经存在，名称已存在则判定申诉失败。</w:t>
      </w:r>
    </w:p>
    <w:p w14:paraId="6ACD318C">
      <w:r>
        <w:t>申诉步骤说明</w:t>
      </w:r>
    </w:p>
    <w:p w14:paraId="34ED74E2">
      <w:pPr>
        <w:numPr>
          <w:ilvl w:val="0"/>
          <w:numId w:val="7"/>
        </w:numPr>
      </w:pPr>
      <w:r>
        <w:t>用户上传图片，发起申诉请求</w:t>
      </w:r>
    </w:p>
    <w:p w14:paraId="1B390412">
      <w:pPr>
        <w:numPr>
          <w:ilvl w:val="0"/>
          <w:numId w:val="7"/>
        </w:numPr>
        <w:pBdr>
          <w:bottom w:val="none" w:color="auto" w:sz="0" w:space="0"/>
        </w:pBdr>
      </w:pPr>
      <w:r>
        <w:t>启动工作流</w:t>
      </w:r>
    </w:p>
    <w:p w14:paraId="70787804">
      <w:pPr>
        <w:numPr>
          <w:ilvl w:val="0"/>
          <w:numId w:val="8"/>
        </w:numPr>
        <w:pBdr>
          <w:bottom w:val="none" w:color="auto" w:sz="0" w:space="0"/>
        </w:pBdr>
        <w:ind w:left="776"/>
      </w:pPr>
      <w:r>
        <w:t>OCR提取企业三要素：调用两个AI模型API接口，两者三要素都一样，则判定提取成功</w:t>
      </w:r>
    </w:p>
    <w:p w14:paraId="5C49336F">
      <w:pPr>
        <w:numPr>
          <w:ilvl w:val="0"/>
          <w:numId w:val="9"/>
        </w:numPr>
        <w:ind w:left="776"/>
      </w:pPr>
      <w:r>
        <w:t>第三方可信数据源企业三要素验证：调用两个数据源的接口（按统一社会信用代码查询），两者三要素相同，则会判定同。</w:t>
      </w:r>
    </w:p>
    <w:p w14:paraId="3F2A0342">
      <w:pPr>
        <w:numPr>
          <w:ilvl w:val="0"/>
          <w:numId w:val="9"/>
        </w:numPr>
        <w:ind w:left="776"/>
      </w:pPr>
      <w:r>
        <w:t>企业三要素校验，两个逻辑：</w:t>
      </w:r>
    </w:p>
    <w:p w14:paraId="5F889E39">
      <w:pPr>
        <w:numPr>
          <w:ilvl w:val="1"/>
          <w:numId w:val="9"/>
        </w:numPr>
        <w:ind w:left="1216"/>
      </w:pPr>
      <w:r>
        <w:t>判断企业名称、统一社会信用代码、权力人名称，三要素的规范，如下：</w:t>
      </w:r>
    </w:p>
    <w:p w14:paraId="227FE0A4">
      <w:pPr>
        <w:numPr>
          <w:ilvl w:val="2"/>
          <w:numId w:val="9"/>
        </w:numPr>
        <w:ind w:left="1656"/>
      </w:pPr>
      <w:r>
        <w:t>挑91、92、12</w:t>
      </w:r>
    </w:p>
    <w:p w14:paraId="328EA9A3">
      <w:pPr>
        <w:numPr>
          <w:ilvl w:val="2"/>
          <w:numId w:val="9"/>
        </w:numPr>
        <w:ind w:left="1656"/>
      </w:pPr>
      <w:r>
        <w:t>企业名称只有汉字或括号，括号范围：（）()，其中括号规则：</w:t>
      </w:r>
    </w:p>
    <w:p w14:paraId="407D8721">
      <w:pPr>
        <w:numPr>
          <w:ilvl w:val="3"/>
          <w:numId w:val="9"/>
        </w:numPr>
        <w:ind w:left="2096"/>
      </w:pPr>
      <w:r>
        <w:t>企业名称不可以全部被括号括起来</w:t>
      </w:r>
    </w:p>
    <w:p w14:paraId="35149E40">
      <w:pPr>
        <w:numPr>
          <w:ilvl w:val="3"/>
          <w:numId w:val="9"/>
        </w:numPr>
        <w:ind w:left="2096"/>
      </w:pPr>
      <w:r>
        <w:t>括号里面内容为不能空</w:t>
      </w:r>
    </w:p>
    <w:p w14:paraId="416091F6">
      <w:pPr>
        <w:numPr>
          <w:ilvl w:val="3"/>
          <w:numId w:val="9"/>
        </w:numPr>
        <w:ind w:left="2096"/>
      </w:pPr>
      <w:r>
        <w:t>括号需成对出现</w:t>
      </w:r>
    </w:p>
    <w:p w14:paraId="55EFF135">
      <w:pPr>
        <w:numPr>
          <w:ilvl w:val="2"/>
          <w:numId w:val="9"/>
        </w:numPr>
        <w:ind w:left="1656"/>
      </w:pPr>
      <w:r>
        <w:t>4≦企业名称长度≦26</w:t>
      </w:r>
    </w:p>
    <w:p w14:paraId="4FAFD1AB">
      <w:pPr>
        <w:numPr>
          <w:ilvl w:val="2"/>
          <w:numId w:val="9"/>
        </w:numPr>
        <w:ind w:left="1656"/>
      </w:pPr>
      <w:r>
        <w:t>权力人只含汉字</w:t>
      </w:r>
    </w:p>
    <w:p w14:paraId="71F0DE7C">
      <w:pPr>
        <w:numPr>
          <w:ilvl w:val="2"/>
          <w:numId w:val="9"/>
        </w:numPr>
        <w:ind w:left="1656"/>
      </w:pPr>
      <w:r>
        <w:t>2≦权力人长度≦5</w:t>
      </w:r>
    </w:p>
    <w:p w14:paraId="5BD13B70">
      <w:pPr>
        <w:numPr>
          <w:ilvl w:val="2"/>
          <w:numId w:val="9"/>
        </w:numPr>
        <w:pBdr>
          <w:bottom w:val="none" w:color="auto" w:sz="0" w:space="0"/>
        </w:pBdr>
        <w:ind w:left="1656"/>
      </w:pPr>
      <w:r>
        <w:t>企业名称≠权力人</w:t>
      </w:r>
    </w:p>
    <w:p w14:paraId="763812B5">
      <w:pPr>
        <w:numPr>
          <w:ilvl w:val="1"/>
          <w:numId w:val="9"/>
        </w:numPr>
        <w:ind w:left="1216"/>
      </w:pPr>
      <w:r>
        <w:t>判断企业名称是否已经在库中存在</w:t>
      </w:r>
    </w:p>
    <w:p w14:paraId="10E01CA6">
      <w:pPr>
        <w:numPr>
          <w:ilvl w:val="2"/>
          <w:numId w:val="9"/>
        </w:numPr>
        <w:ind w:left="1656"/>
      </w:pPr>
      <w:r>
        <w:t>企业名称已存在，申诉失败</w:t>
      </w:r>
    </w:p>
    <w:p w14:paraId="7E58B59E">
      <w:pPr>
        <w:numPr>
          <w:ilvl w:val="2"/>
          <w:numId w:val="9"/>
        </w:numPr>
        <w:pBdr>
          <w:bottom w:val="none" w:color="auto" w:sz="0" w:space="0"/>
        </w:pBdr>
        <w:ind w:left="1656"/>
      </w:pPr>
      <w:r>
        <w:t>企业名称不存在，继续</w:t>
      </w:r>
    </w:p>
    <w:p w14:paraId="24306202">
      <w:pPr>
        <w:ind w:left="0"/>
      </w:pPr>
      <w:r>
        <w:t>3~5. 入巢，并返回事实ID</w:t>
      </w:r>
    </w:p>
    <w:p w14:paraId="5DCA2E16">
      <w:pPr>
        <w:ind w:left="0"/>
      </w:pPr>
      <w:r>
        <w:t>6~9. 通知服务对象确认</w:t>
      </w:r>
    </w:p>
    <w:p w14:paraId="089251A0">
      <w:pPr>
        <w:numPr>
          <w:ilvl w:val="0"/>
          <w:numId w:val="10"/>
        </w:numPr>
      </w:pPr>
      <w:r>
        <w:t>服务对象按照约定的数据确认机制执行，并告知企业名称服务确认结果</w:t>
      </w:r>
    </w:p>
    <w:p w14:paraId="2EEB0E0E">
      <w:pPr>
        <w:ind w:left="0"/>
      </w:pPr>
      <w:r>
        <w:t>11~15. 企业名称服务的业务服务，按确认机制，进行服务对象确认的结果的核算，并执行首支的确认。最后发消息给服务对象告知业务对象生成结果。</w:t>
      </w:r>
    </w:p>
    <w:p w14:paraId="40715BB6">
      <w:pPr>
        <w:pBdr>
          <w:bottom w:val="none" w:color="auto" w:sz="0" w:space="0"/>
        </w:pBdr>
        <w:ind w:left="0"/>
      </w:pPr>
      <w:r>
        <w:t>（当前实现的确认机制是，用户查看首支查询的结果，手动确认）</w:t>
      </w:r>
    </w:p>
    <w:p w14:paraId="1611B47C">
      <w:pPr>
        <w:rPr>
          <w:rFonts w:hint="eastAsia" w:eastAsia="minorEastAsia"/>
          <w:lang w:eastAsia="zh-CN"/>
        </w:rPr>
      </w:pPr>
      <w:r>
        <w:drawing>
          <wp:inline distT="0" distB="0" distL="114300" distR="114300">
            <wp:extent cx="5746750" cy="3170555"/>
            <wp:effectExtent l="0" t="0" r="19050" b="444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0"/>
                    <a:stretch>
                      <a:fillRect/>
                    </a:stretch>
                  </pic:blipFill>
                  <pic:spPr>
                    <a:xfrm>
                      <a:off x="0" y="0"/>
                      <a:ext cx="5746750" cy="3170555"/>
                    </a:xfrm>
                    <a:prstGeom prst="rect">
                      <a:avLst/>
                    </a:prstGeom>
                    <a:noFill/>
                    <a:ln>
                      <a:noFill/>
                    </a:ln>
                  </pic:spPr>
                </pic:pic>
              </a:graphicData>
            </a:graphic>
          </wp:inline>
        </w:drawing>
      </w:r>
    </w:p>
    <w:p w14:paraId="026F27A3"/>
    <w:p w14:paraId="7D365343"/>
    <w:p w14:paraId="50E089CE">
      <w:pPr>
        <w:pStyle w:val="3"/>
        <w:numPr>
          <w:ilvl w:val="1"/>
          <w:numId w:val="2"/>
        </w:numPr>
      </w:pPr>
      <w:r>
        <w:t>权力</w:t>
      </w:r>
      <w:r>
        <w:rPr>
          <w:color w:val="000000"/>
        </w:rPr>
        <w:t>人主张</w:t>
      </w:r>
    </w:p>
    <w:p w14:paraId="705A8B0E">
      <w:r>
        <w:t>企业入驻万品通，有一个步骤需要进行权力人的主张，企业名称服务提供权力人主张服务。该服务核心要求：身份认证（五要素认证）；权利认证（demo暂未实现，可通过银行卡转账实现）</w:t>
      </w:r>
    </w:p>
    <w:p w14:paraId="5D362375">
      <w:pPr>
        <w:pBdr>
          <w:bottom w:val="none" w:color="auto" w:sz="0" w:space="0"/>
        </w:pBdr>
      </w:pPr>
      <w:r>
        <w:t>主张步骤说明</w:t>
      </w:r>
    </w:p>
    <w:p w14:paraId="529AB6F5">
      <w:pPr>
        <w:numPr>
          <w:ilvl w:val="0"/>
          <w:numId w:val="11"/>
        </w:numPr>
      </w:pPr>
      <w:r>
        <w:t>发起权力人主张</w:t>
      </w:r>
    </w:p>
    <w:p w14:paraId="4929E3C4">
      <w:pPr>
        <w:numPr>
          <w:ilvl w:val="0"/>
          <w:numId w:val="11"/>
        </w:numPr>
        <w:pBdr>
          <w:bottom w:val="none" w:color="auto" w:sz="0" w:space="0"/>
        </w:pBdr>
      </w:pPr>
      <w:r>
        <w:t>启动工作流</w:t>
      </w:r>
    </w:p>
    <w:p w14:paraId="5F03BF41">
      <w:pPr>
        <w:numPr>
          <w:ilvl w:val="0"/>
          <w:numId w:val="12"/>
        </w:numPr>
      </w:pPr>
      <w:r>
        <w:t>五要素认证</w:t>
      </w:r>
    </w:p>
    <w:p w14:paraId="713B71CB">
      <w:pPr>
        <w:ind w:left="0"/>
      </w:pPr>
      <w:r>
        <w:t>3~5. 入巢，并返回事实ID</w:t>
      </w:r>
    </w:p>
    <w:p w14:paraId="5B62D72C">
      <w:pPr>
        <w:ind w:left="0"/>
      </w:pPr>
      <w:r>
        <w:t>6~9. 通知服务对象确认</w:t>
      </w:r>
    </w:p>
    <w:p w14:paraId="79A52161">
      <w:pPr>
        <w:numPr>
          <w:ilvl w:val="0"/>
          <w:numId w:val="13"/>
        </w:numPr>
      </w:pPr>
      <w:r>
        <w:t>服务对象按照约定的数据确认机制执行，并告知企业名称服务确认结果</w:t>
      </w:r>
    </w:p>
    <w:p w14:paraId="689DEDCA">
      <w:pPr>
        <w:ind w:left="0"/>
      </w:pPr>
      <w:r>
        <w:t>11~15. 企业名称服务的业务服务，按确认机制，进行服务对象确认的结果的核算，并执行首支的确认。最后发消息给服务对象告知业务对象生成结果。</w:t>
      </w:r>
    </w:p>
    <w:p w14:paraId="197770C8">
      <w:pPr>
        <w:pBdr>
          <w:bottom w:val="none" w:color="auto" w:sz="0" w:space="0"/>
        </w:pBdr>
        <w:ind w:left="0"/>
      </w:pPr>
      <w:r>
        <w:t>（当前实现的确认机制是，用户查看首支查询的结果，手动确认）</w:t>
      </w:r>
    </w:p>
    <w:p w14:paraId="7AD3D79D">
      <w:r>
        <w:drawing>
          <wp:inline distT="0" distB="0" distL="114300" distR="114300">
            <wp:extent cx="5749290" cy="3402965"/>
            <wp:effectExtent l="0" t="0" r="16510" b="63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1"/>
                    <a:stretch>
                      <a:fillRect/>
                    </a:stretch>
                  </pic:blipFill>
                  <pic:spPr>
                    <a:xfrm>
                      <a:off x="0" y="0"/>
                      <a:ext cx="5749290" cy="3402965"/>
                    </a:xfrm>
                    <a:prstGeom prst="rect">
                      <a:avLst/>
                    </a:prstGeom>
                    <a:noFill/>
                    <a:ln>
                      <a:noFill/>
                    </a:ln>
                  </pic:spPr>
                </pic:pic>
              </a:graphicData>
            </a:graphic>
          </wp:inline>
        </w:drawing>
      </w:r>
    </w:p>
    <w:p w14:paraId="37FC2913">
      <w:pPr>
        <w:pBdr>
          <w:bottom w:val="none" w:color="auto" w:sz="0" w:space="0"/>
        </w:pBdr>
      </w:pPr>
    </w:p>
    <w:p w14:paraId="11FA885C">
      <w:pPr>
        <w:pStyle w:val="3"/>
        <w:numPr>
          <w:ilvl w:val="1"/>
          <w:numId w:val="2"/>
        </w:numPr>
      </w:pPr>
      <w:r>
        <w:t>权力人申诉</w:t>
      </w:r>
    </w:p>
    <w:p w14:paraId="105FF868">
      <w:r>
        <w:t>权力人主张失败，说明申请人申请的目标企业名称的权力人名称或者统一社会信用代码不正确。需要将天眼查OCR识别出来的三要素和库中企业名称对应的三要素需要一致，否则无法申诉。</w:t>
      </w:r>
    </w:p>
    <w:p w14:paraId="25BF7CF8">
      <w:pPr>
        <w:pBdr>
          <w:bottom w:val="none" w:color="auto" w:sz="0" w:space="0"/>
        </w:pBdr>
      </w:pPr>
      <w:r>
        <w:t>申诉步骤说明</w:t>
      </w:r>
    </w:p>
    <w:p w14:paraId="778CA876">
      <w:pPr>
        <w:numPr>
          <w:ilvl w:val="0"/>
          <w:numId w:val="14"/>
        </w:numPr>
      </w:pPr>
      <w:r>
        <w:t>发起权力人主张</w:t>
      </w:r>
    </w:p>
    <w:p w14:paraId="07CAEE7E">
      <w:pPr>
        <w:numPr>
          <w:ilvl w:val="0"/>
          <w:numId w:val="14"/>
        </w:numPr>
        <w:pBdr>
          <w:bottom w:val="none" w:color="auto" w:sz="0" w:space="0"/>
        </w:pBdr>
      </w:pPr>
      <w:r>
        <w:t>启动工作流</w:t>
      </w:r>
    </w:p>
    <w:p w14:paraId="38ADAF17">
      <w:pPr>
        <w:numPr>
          <w:ilvl w:val="0"/>
          <w:numId w:val="15"/>
        </w:numPr>
        <w:pBdr>
          <w:bottom w:val="none" w:color="auto" w:sz="0" w:space="0"/>
        </w:pBdr>
      </w:pPr>
      <w:r>
        <w:t>OCR提取企业三要素：调用两个AI模型API接口，两者三要素都一样，则判定提取成功</w:t>
      </w:r>
    </w:p>
    <w:p w14:paraId="193E778A">
      <w:pPr>
        <w:numPr>
          <w:ilvl w:val="0"/>
          <w:numId w:val="15"/>
        </w:numPr>
      </w:pPr>
      <w:r>
        <w:t>第三方可信数据源企业三要素验证：调用两个数据源的接口（按统一社会信用代码查询），两者三要素相同，则会判定同。</w:t>
      </w:r>
    </w:p>
    <w:p w14:paraId="6578BD08">
      <w:pPr>
        <w:numPr>
          <w:ilvl w:val="0"/>
          <w:numId w:val="15"/>
        </w:numPr>
      </w:pPr>
      <w:r>
        <w:t>五要素认证：企业名称、统一社会信用代码、权力人名称、手机号、身份证，企业权力人身份的认证</w:t>
      </w:r>
    </w:p>
    <w:p w14:paraId="1B0B73A6">
      <w:pPr>
        <w:numPr>
          <w:ilvl w:val="0"/>
          <w:numId w:val="15"/>
        </w:numPr>
      </w:pPr>
      <w:r>
        <w:t>企业三要素校验：O</w:t>
      </w:r>
      <w:r>
        <w:rPr>
          <w:color w:val="000000"/>
        </w:rPr>
        <w:t>CR提取的企业三要素与库中同企业名称</w:t>
      </w:r>
      <w:r>
        <w:t>的三要素的比对</w:t>
      </w:r>
    </w:p>
    <w:p w14:paraId="69F92490">
      <w:pPr>
        <w:numPr>
          <w:ilvl w:val="1"/>
          <w:numId w:val="15"/>
        </w:numPr>
      </w:pPr>
      <w:r>
        <w:t>三要素都一致，检验失败</w:t>
      </w:r>
    </w:p>
    <w:p w14:paraId="24AAA9BD">
      <w:pPr>
        <w:numPr>
          <w:ilvl w:val="1"/>
          <w:numId w:val="15"/>
        </w:numPr>
      </w:pPr>
      <w:r>
        <w:t>否则继续</w:t>
      </w:r>
    </w:p>
    <w:p w14:paraId="43A44DF4">
      <w:pPr>
        <w:ind w:left="0"/>
      </w:pPr>
      <w:r>
        <w:t>3~5. 入巢，并返回事实ID</w:t>
      </w:r>
    </w:p>
    <w:p w14:paraId="247E5E78">
      <w:pPr>
        <w:ind w:left="0"/>
      </w:pPr>
      <w:r>
        <w:t>6~9. 通知服务对象确认</w:t>
      </w:r>
    </w:p>
    <w:p w14:paraId="2E5D818C">
      <w:pPr>
        <w:numPr>
          <w:ilvl w:val="0"/>
          <w:numId w:val="16"/>
        </w:numPr>
      </w:pPr>
      <w:r>
        <w:t>服务对象按照约定的数据确认机制执行，并告知企业名称服务确认结果</w:t>
      </w:r>
    </w:p>
    <w:p w14:paraId="63080F6B">
      <w:pPr>
        <w:ind w:left="0"/>
      </w:pPr>
      <w:r>
        <w:t>11~15. 企业名称服务的业务服务，按确认机制，进行服务对象确认的结果的核算，并执行首支的确认。最后发消息给服务对象告知业务对象生成结果。</w:t>
      </w:r>
    </w:p>
    <w:p w14:paraId="20109859">
      <w:pPr>
        <w:pBdr>
          <w:bottom w:val="none" w:color="auto" w:sz="0" w:space="0"/>
        </w:pBdr>
        <w:ind w:left="0"/>
      </w:pPr>
      <w:r>
        <w:t>（当前实现的确认机制是，用户查看首支查询的结果，手动确认）</w:t>
      </w:r>
    </w:p>
    <w:p w14:paraId="438FCAEB">
      <w:r>
        <w:drawing>
          <wp:inline distT="0" distB="0" distL="114300" distR="114300">
            <wp:extent cx="5755005" cy="3104515"/>
            <wp:effectExtent l="0" t="0" r="10795" b="1968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2"/>
                    <a:stretch>
                      <a:fillRect/>
                    </a:stretch>
                  </pic:blipFill>
                  <pic:spPr>
                    <a:xfrm>
                      <a:off x="0" y="0"/>
                      <a:ext cx="5755005" cy="3104515"/>
                    </a:xfrm>
                    <a:prstGeom prst="rect">
                      <a:avLst/>
                    </a:prstGeom>
                    <a:noFill/>
                    <a:ln>
                      <a:noFill/>
                    </a:ln>
                  </pic:spPr>
                </pic:pic>
              </a:graphicData>
            </a:graphic>
          </wp:inline>
        </w:drawing>
      </w:r>
    </w:p>
    <w:p w14:paraId="5548E1FB"/>
    <w:sectPr>
      <w:pgSz w:w="11905" w:h="16838"/>
      <w:pgMar w:top="1361" w:right="1417" w:bottom="1361" w:left="141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minorHAnsi">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minorEastAsia">
    <w:altName w:val="苹方-简"/>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EEE4F5"/>
    <w:multiLevelType w:val="multilevel"/>
    <w:tmpl w:val="9FEEE4F5"/>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abstractNum w:abstractNumId="1">
    <w:nsid w:val="BBBB31FF"/>
    <w:multiLevelType w:val="multilevel"/>
    <w:tmpl w:val="BBBB31FF"/>
    <w:lvl w:ilvl="0" w:tentative="0">
      <w:start w:val="1"/>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2">
    <w:nsid w:val="DBDF0FB1"/>
    <w:multiLevelType w:val="multilevel"/>
    <w:tmpl w:val="DBDF0FB1"/>
    <w:lvl w:ilvl="0" w:tentative="0">
      <w:start w:val="10"/>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3">
    <w:nsid w:val="DF7E5228"/>
    <w:multiLevelType w:val="multilevel"/>
    <w:tmpl w:val="DF7E5228"/>
    <w:lvl w:ilvl="0" w:tentative="0">
      <w:start w:val="10"/>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4">
    <w:nsid w:val="DF9F1473"/>
    <w:multiLevelType w:val="multilevel"/>
    <w:tmpl w:val="DF9F1473"/>
    <w:lvl w:ilvl="0" w:tentative="0">
      <w:start w:val="1"/>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5">
    <w:nsid w:val="EB6E6748"/>
    <w:multiLevelType w:val="multilevel"/>
    <w:tmpl w:val="EB6E6748"/>
    <w:lvl w:ilvl="0" w:tentative="0">
      <w:start w:val="10"/>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6">
    <w:nsid w:val="EF3F7422"/>
    <w:multiLevelType w:val="multilevel"/>
    <w:tmpl w:val="EF3F7422"/>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abstractNum w:abstractNumId="7">
    <w:nsid w:val="F710DE48"/>
    <w:multiLevelType w:val="multilevel"/>
    <w:tmpl w:val="F710DE48"/>
    <w:lvl w:ilvl="0" w:tentative="0">
      <w:start w:val="1"/>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8">
    <w:nsid w:val="F8FF81D2"/>
    <w:multiLevelType w:val="multilevel"/>
    <w:tmpl w:val="F8FF81D2"/>
    <w:lvl w:ilvl="0" w:tentative="0">
      <w:start w:val="1"/>
      <w:numFmt w:val="bullet"/>
      <w:lvlText w:val=""/>
      <w:lvlJc w:val="left"/>
      <w:pPr>
        <w:ind w:left="776" w:hanging="336"/>
      </w:pPr>
      <w:rPr>
        <w:rFonts w:hint="default" w:ascii="wingdings" w:hAnsi="wingdings" w:cs="wingdings"/>
      </w:rPr>
    </w:lvl>
    <w:lvl w:ilvl="1" w:tentative="0">
      <w:start w:val="1"/>
      <w:numFmt w:val="bullet"/>
      <w:lvlText w:val="¡"/>
      <w:lvlJc w:val="left"/>
      <w:pPr>
        <w:ind w:left="1216" w:hanging="336"/>
      </w:pPr>
      <w:rPr>
        <w:rFonts w:hint="default" w:ascii="wingdings" w:hAnsi="wingdings" w:cs="wingdings"/>
      </w:rPr>
    </w:lvl>
    <w:lvl w:ilvl="2" w:tentative="0">
      <w:start w:val="1"/>
      <w:numFmt w:val="bullet"/>
      <w:lvlText w:val=""/>
      <w:lvlJc w:val="left"/>
      <w:pPr>
        <w:ind w:left="1656" w:hanging="336"/>
      </w:pPr>
      <w:rPr>
        <w:rFonts w:hint="default" w:ascii="wingdings" w:hAnsi="wingdings" w:cs="wingdings"/>
      </w:rPr>
    </w:lvl>
    <w:lvl w:ilvl="3" w:tentative="0">
      <w:start w:val="1"/>
      <w:numFmt w:val="bullet"/>
      <w:lvlText w:val=""/>
      <w:lvlJc w:val="left"/>
      <w:pPr>
        <w:ind w:left="2096" w:hanging="336"/>
      </w:pPr>
      <w:rPr>
        <w:rFonts w:hint="default" w:ascii="wingdings" w:hAnsi="wingdings" w:cs="wingdings"/>
      </w:rPr>
    </w:lvl>
    <w:lvl w:ilvl="4" w:tentative="0">
      <w:start w:val="1"/>
      <w:numFmt w:val="bullet"/>
      <w:lvlText w:val="¡"/>
      <w:lvlJc w:val="left"/>
      <w:pPr>
        <w:ind w:left="2536" w:hanging="336"/>
      </w:pPr>
      <w:rPr>
        <w:rFonts w:hint="default" w:ascii="wingdings" w:hAnsi="wingdings" w:cs="wingdings"/>
      </w:rPr>
    </w:lvl>
    <w:lvl w:ilvl="5" w:tentative="0">
      <w:start w:val="1"/>
      <w:numFmt w:val="bullet"/>
      <w:lvlText w:val=""/>
      <w:lvlJc w:val="left"/>
      <w:pPr>
        <w:ind w:left="2976" w:hanging="336"/>
      </w:pPr>
      <w:rPr>
        <w:rFonts w:hint="default" w:ascii="wingdings" w:hAnsi="wingdings" w:cs="wingdings"/>
      </w:rPr>
    </w:lvl>
    <w:lvl w:ilvl="6" w:tentative="0">
      <w:start w:val="1"/>
      <w:numFmt w:val="bullet"/>
      <w:lvlText w:val=""/>
      <w:lvlJc w:val="left"/>
      <w:pPr>
        <w:ind w:left="3416" w:hanging="336"/>
      </w:pPr>
      <w:rPr>
        <w:rFonts w:hint="default" w:ascii="wingdings" w:hAnsi="wingdings" w:cs="wingdings"/>
      </w:rPr>
    </w:lvl>
    <w:lvl w:ilvl="7" w:tentative="0">
      <w:start w:val="1"/>
      <w:numFmt w:val="bullet"/>
      <w:lvlText w:val="¡"/>
      <w:lvlJc w:val="left"/>
      <w:pPr>
        <w:ind w:left="3856" w:hanging="336"/>
      </w:pPr>
      <w:rPr>
        <w:rFonts w:hint="default" w:ascii="wingdings" w:hAnsi="wingdings" w:cs="wingdings"/>
      </w:rPr>
    </w:lvl>
    <w:lvl w:ilvl="8" w:tentative="0">
      <w:start w:val="1"/>
      <w:numFmt w:val="bullet"/>
      <w:lvlText w:val=""/>
      <w:lvlJc w:val="left"/>
      <w:pPr>
        <w:ind w:left="4296" w:hanging="336"/>
      </w:pPr>
      <w:rPr>
        <w:rFonts w:hint="default" w:ascii="wingdings" w:hAnsi="wingdings" w:cs="wingdings"/>
      </w:rPr>
    </w:lvl>
  </w:abstractNum>
  <w:abstractNum w:abstractNumId="9">
    <w:nsid w:val="FB2643E9"/>
    <w:multiLevelType w:val="singleLevel"/>
    <w:tmpl w:val="FB2643E9"/>
    <w:lvl w:ilvl="0" w:tentative="0">
      <w:start w:val="1"/>
      <w:numFmt w:val="bullet"/>
      <w:lvlText w:val=""/>
      <w:lvlJc w:val="left"/>
      <w:pPr>
        <w:ind w:left="420" w:hanging="420"/>
      </w:pPr>
      <w:rPr>
        <w:rFonts w:hint="default" w:ascii="wingdings" w:hAnsi="wingdings"/>
      </w:rPr>
    </w:lvl>
  </w:abstractNum>
  <w:abstractNum w:abstractNumId="10">
    <w:nsid w:val="FB6D2634"/>
    <w:multiLevelType w:val="multilevel"/>
    <w:tmpl w:val="FB6D2634"/>
    <w:lvl w:ilvl="0" w:tentative="0">
      <w:start w:val="1"/>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11">
    <w:nsid w:val="FFB37CF0"/>
    <w:multiLevelType w:val="multilevel"/>
    <w:tmpl w:val="FFB37CF0"/>
    <w:lvl w:ilvl="0" w:tentative="0">
      <w:start w:val="1"/>
      <w:numFmt w:val="bullet"/>
      <w:lvlText w:val=""/>
      <w:lvlJc w:val="left"/>
      <w:pPr>
        <w:ind w:left="776" w:hanging="336"/>
      </w:pPr>
      <w:rPr>
        <w:rFonts w:hint="default" w:ascii="wingdings" w:hAnsi="wingdings" w:cs="wingdings"/>
      </w:rPr>
    </w:lvl>
    <w:lvl w:ilvl="1" w:tentative="0">
      <w:start w:val="1"/>
      <w:numFmt w:val="bullet"/>
      <w:lvlText w:val="¡"/>
      <w:lvlJc w:val="left"/>
      <w:pPr>
        <w:ind w:left="1216" w:hanging="336"/>
      </w:pPr>
      <w:rPr>
        <w:rFonts w:hint="default" w:ascii="wingdings" w:hAnsi="wingdings" w:cs="wingdings"/>
      </w:rPr>
    </w:lvl>
    <w:lvl w:ilvl="2" w:tentative="0">
      <w:start w:val="1"/>
      <w:numFmt w:val="bullet"/>
      <w:lvlText w:val=""/>
      <w:lvlJc w:val="left"/>
      <w:pPr>
        <w:ind w:left="1656" w:hanging="336"/>
      </w:pPr>
      <w:rPr>
        <w:rFonts w:hint="default" w:ascii="wingdings" w:hAnsi="wingdings" w:cs="wingdings"/>
      </w:rPr>
    </w:lvl>
    <w:lvl w:ilvl="3" w:tentative="0">
      <w:start w:val="1"/>
      <w:numFmt w:val="bullet"/>
      <w:lvlText w:val=""/>
      <w:lvlJc w:val="left"/>
      <w:pPr>
        <w:ind w:left="2096" w:hanging="336"/>
      </w:pPr>
      <w:rPr>
        <w:rFonts w:hint="default" w:ascii="wingdings" w:hAnsi="wingdings" w:cs="wingdings"/>
      </w:rPr>
    </w:lvl>
    <w:lvl w:ilvl="4" w:tentative="0">
      <w:start w:val="1"/>
      <w:numFmt w:val="bullet"/>
      <w:lvlText w:val="¡"/>
      <w:lvlJc w:val="left"/>
      <w:pPr>
        <w:ind w:left="2536" w:hanging="336"/>
      </w:pPr>
      <w:rPr>
        <w:rFonts w:hint="default" w:ascii="wingdings" w:hAnsi="wingdings" w:cs="wingdings"/>
      </w:rPr>
    </w:lvl>
    <w:lvl w:ilvl="5" w:tentative="0">
      <w:start w:val="1"/>
      <w:numFmt w:val="bullet"/>
      <w:lvlText w:val=""/>
      <w:lvlJc w:val="left"/>
      <w:pPr>
        <w:ind w:left="2976" w:hanging="336"/>
      </w:pPr>
      <w:rPr>
        <w:rFonts w:hint="default" w:ascii="wingdings" w:hAnsi="wingdings" w:cs="wingdings"/>
      </w:rPr>
    </w:lvl>
    <w:lvl w:ilvl="6" w:tentative="0">
      <w:start w:val="1"/>
      <w:numFmt w:val="bullet"/>
      <w:lvlText w:val=""/>
      <w:lvlJc w:val="left"/>
      <w:pPr>
        <w:ind w:left="3416" w:hanging="336"/>
      </w:pPr>
      <w:rPr>
        <w:rFonts w:hint="default" w:ascii="wingdings" w:hAnsi="wingdings" w:cs="wingdings"/>
      </w:rPr>
    </w:lvl>
    <w:lvl w:ilvl="7" w:tentative="0">
      <w:start w:val="1"/>
      <w:numFmt w:val="bullet"/>
      <w:lvlText w:val="¡"/>
      <w:lvlJc w:val="left"/>
      <w:pPr>
        <w:ind w:left="3856" w:hanging="336"/>
      </w:pPr>
      <w:rPr>
        <w:rFonts w:hint="default" w:ascii="wingdings" w:hAnsi="wingdings" w:cs="wingdings"/>
      </w:rPr>
    </w:lvl>
    <w:lvl w:ilvl="8" w:tentative="0">
      <w:start w:val="1"/>
      <w:numFmt w:val="bullet"/>
      <w:lvlText w:val=""/>
      <w:lvlJc w:val="left"/>
      <w:pPr>
        <w:ind w:left="4296" w:hanging="336"/>
      </w:pPr>
      <w:rPr>
        <w:rFonts w:hint="default" w:ascii="wingdings" w:hAnsi="wingdings" w:cs="wingdings"/>
      </w:rPr>
    </w:lvl>
  </w:abstractNum>
  <w:abstractNum w:abstractNumId="12">
    <w:nsid w:val="FFFE0392"/>
    <w:multiLevelType w:val="multilevel"/>
    <w:tmpl w:val="FFFE0392"/>
    <w:lvl w:ilvl="0" w:tentative="0">
      <w:start w:val="1"/>
      <w:numFmt w:val="decimal"/>
      <w:lvlText w:val="%1."/>
      <w:lvlJc w:val="left"/>
      <w:pPr>
        <w:ind w:left="0" w:firstLine="0"/>
      </w:pPr>
    </w:lvl>
    <w:lvl w:ilvl="1" w:tentative="0">
      <w:start w:val="1"/>
      <w:numFmt w:val="decimal"/>
      <w:lvlText w:val="%1.%2."/>
      <w:lvlJc w:val="left"/>
      <w:pPr>
        <w:ind w:left="0" w:firstLine="0"/>
      </w:pPr>
    </w:lvl>
    <w:lvl w:ilvl="2" w:tentative="0">
      <w:start w:val="1"/>
      <w:numFmt w:val="decimal"/>
      <w:lvlText w:val="%1.%2.%3."/>
      <w:lvlJc w:val="left"/>
      <w:pPr>
        <w:ind w:left="0" w:firstLine="0"/>
      </w:pPr>
    </w:lvl>
    <w:lvl w:ilvl="3" w:tentative="0">
      <w:start w:val="1"/>
      <w:numFmt w:val="decimal"/>
      <w:lvlText w:val="%1.%2.%3.%4."/>
      <w:lvlJc w:val="left"/>
      <w:pPr>
        <w:ind w:left="0" w:firstLine="0"/>
      </w:pPr>
    </w:lvl>
    <w:lvl w:ilvl="4" w:tentative="0">
      <w:start w:val="1"/>
      <w:numFmt w:val="decimal"/>
      <w:lvlText w:val="%1.%2.%3.%4.%5."/>
      <w:lvlJc w:val="left"/>
      <w:pPr>
        <w:ind w:left="0" w:firstLine="0"/>
      </w:pPr>
    </w:lvl>
    <w:lvl w:ilvl="5" w:tentative="0">
      <w:start w:val="1"/>
      <w:numFmt w:val="decimal"/>
      <w:lvlText w:val="%1.%2.%3.%4.%5.%6."/>
      <w:lvlJc w:val="left"/>
      <w:pPr>
        <w:ind w:left="0" w:firstLine="0"/>
      </w:pPr>
    </w:lvl>
    <w:lvl w:ilvl="6" w:tentative="0">
      <w:start w:val="1"/>
      <w:numFmt w:val="decimal"/>
      <w:lvlText w:val="%1.%2.%3.%4.%5.%6.%7."/>
      <w:lvlJc w:val="left"/>
      <w:pPr>
        <w:ind w:left="0" w:firstLine="0"/>
      </w:pPr>
    </w:lvl>
    <w:lvl w:ilvl="7" w:tentative="0">
      <w:start w:val="1"/>
      <w:numFmt w:val="decimal"/>
      <w:lvlText w:val="%1.%2.%3.%4.%5.%6.%7.%8."/>
      <w:lvlJc w:val="left"/>
      <w:pPr>
        <w:ind w:left="0" w:firstLine="0"/>
      </w:pPr>
    </w:lvl>
    <w:lvl w:ilvl="8" w:tentative="0">
      <w:start w:val="1"/>
      <w:numFmt w:val="decimal"/>
      <w:lvlText w:val="%1.%2.%3.%4.%5.%6.%7.%8.%9."/>
      <w:lvlJc w:val="left"/>
      <w:pPr>
        <w:ind w:left="0" w:firstLine="0"/>
      </w:pPr>
    </w:lvl>
  </w:abstractNum>
  <w:abstractNum w:abstractNumId="13">
    <w:nsid w:val="37FC8E1E"/>
    <w:multiLevelType w:val="multilevel"/>
    <w:tmpl w:val="37FC8E1E"/>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abstractNum w:abstractNumId="14">
    <w:nsid w:val="3F6BC05C"/>
    <w:multiLevelType w:val="multilevel"/>
    <w:tmpl w:val="3F6BC05C"/>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abstractNum w:abstractNumId="15">
    <w:nsid w:val="5FCAE95C"/>
    <w:multiLevelType w:val="multilevel"/>
    <w:tmpl w:val="5FCAE95C"/>
    <w:lvl w:ilvl="0" w:tentative="0">
      <w:start w:val="1"/>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num w:numId="1">
    <w:abstractNumId w:val="9"/>
  </w:num>
  <w:num w:numId="2">
    <w:abstractNumId w:val="12"/>
  </w:num>
  <w:num w:numId="3">
    <w:abstractNumId w:val="4"/>
  </w:num>
  <w:num w:numId="4">
    <w:abstractNumId w:val="1"/>
  </w:num>
  <w:num w:numId="5">
    <w:abstractNumId w:val="0"/>
  </w:num>
  <w:num w:numId="6">
    <w:abstractNumId w:val="13"/>
  </w:num>
  <w:num w:numId="7">
    <w:abstractNumId w:val="10"/>
  </w:num>
  <w:num w:numId="8">
    <w:abstractNumId w:val="6"/>
  </w:num>
  <w:num w:numId="9">
    <w:abstractNumId w:val="14"/>
  </w:num>
  <w:num w:numId="10">
    <w:abstractNumId w:val="3"/>
  </w:num>
  <w:num w:numId="11">
    <w:abstractNumId w:val="15"/>
  </w:num>
  <w:num w:numId="12">
    <w:abstractNumId w:val="11"/>
  </w:num>
  <w:num w:numId="13">
    <w:abstractNumId w:val="2"/>
  </w:num>
  <w:num w:numId="14">
    <w:abstractNumId w:val="7"/>
  </w:num>
  <w:num w:numId="15">
    <w:abstractNumId w:val="8"/>
  </w:num>
  <w:num w:numId="16">
    <w:abstractNumId w:val="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李志勇">
    <w15:presenceInfo w15:providerId="None" w15:userId="李志勇"/>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23A0"/>
    <w:rsid w:val="00680AC3"/>
    <w:rsid w:val="007452DF"/>
    <w:rsid w:val="00E023A0"/>
    <w:rsid w:val="2FFFEA30"/>
    <w:rsid w:val="54FE8BD1"/>
    <w:rsid w:val="6BBF183C"/>
    <w:rsid w:val="6F6E9135"/>
    <w:rsid w:val="7A753D23"/>
    <w:rsid w:val="7D3FA2F4"/>
    <w:rsid w:val="AF6D2D81"/>
    <w:rsid w:val="BFA3B479"/>
    <w:rsid w:val="EBC4BEF7"/>
    <w:rsid w:val="FBEF7070"/>
    <w:rsid w:val="FCFE69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9"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snapToGrid w:val="0"/>
      <w:spacing w:before="60" w:after="60" w:line="312" w:lineRule="auto"/>
      <w:jc w:val="left"/>
    </w:pPr>
    <w:rPr>
      <w:rFonts w:ascii="minorHAnsi" w:hAnsi="minorHAnsi" w:eastAsia="minorEastAsia" w:cstheme="minorBidi"/>
      <w:color w:val="333333"/>
      <w:kern w:val="2"/>
      <w:sz w:val="22"/>
      <w:szCs w:val="22"/>
    </w:rPr>
  </w:style>
  <w:style w:type="paragraph" w:styleId="2">
    <w:name w:val="heading 1"/>
    <w:basedOn w:val="1"/>
    <w:next w:val="1"/>
    <w:qFormat/>
    <w:uiPriority w:val="9"/>
    <w:pPr>
      <w:keepNext/>
      <w:keepLines/>
      <w:spacing w:before="0" w:after="0" w:line="408" w:lineRule="auto"/>
      <w:outlineLvl w:val="0"/>
    </w:pPr>
    <w:rPr>
      <w:b/>
      <w:bCs/>
      <w:color w:val="1A1A1A"/>
      <w:sz w:val="36"/>
      <w:szCs w:val="36"/>
    </w:rPr>
  </w:style>
  <w:style w:type="paragraph" w:styleId="3">
    <w:name w:val="heading 2"/>
    <w:basedOn w:val="1"/>
    <w:next w:val="1"/>
    <w:qFormat/>
    <w:uiPriority w:val="9"/>
    <w:pPr>
      <w:keepNext/>
      <w:keepLines/>
      <w:spacing w:before="0" w:after="0" w:line="408" w:lineRule="auto"/>
      <w:outlineLvl w:val="1"/>
    </w:pPr>
    <w:rPr>
      <w:b/>
      <w:bCs/>
      <w:color w:val="1A1A1A"/>
      <w:sz w:val="32"/>
      <w:szCs w:val="32"/>
    </w:rPr>
  </w:style>
  <w:style w:type="paragraph" w:styleId="4">
    <w:name w:val="heading 3"/>
    <w:basedOn w:val="1"/>
    <w:next w:val="1"/>
    <w:qFormat/>
    <w:uiPriority w:val="9"/>
    <w:pPr>
      <w:keepNext/>
      <w:keepLines/>
      <w:spacing w:before="0" w:after="0" w:line="408" w:lineRule="auto"/>
      <w:outlineLvl w:val="2"/>
    </w:pPr>
    <w:rPr>
      <w:b/>
      <w:bCs/>
      <w:color w:val="1A1A1A"/>
      <w:sz w:val="28"/>
      <w:szCs w:val="28"/>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5">
    <w:name w:val="Normal (Web)"/>
    <w:basedOn w:val="1"/>
    <w:uiPriority w:val="0"/>
    <w:rPr>
      <w:sz w:val="24"/>
    </w:rPr>
  </w:style>
  <w:style w:type="paragraph" w:styleId="6">
    <w:name w:val="Title"/>
    <w:basedOn w:val="1"/>
    <w:next w:val="1"/>
    <w:qFormat/>
    <w:uiPriority w:val="9"/>
    <w:pPr>
      <w:keepNext/>
      <w:keepLines/>
      <w:spacing w:before="0" w:after="0" w:line="408" w:lineRule="auto"/>
      <w:jc w:val="center"/>
      <w:outlineLvl w:val="0"/>
    </w:pPr>
    <w:rPr>
      <w:b/>
      <w:bCs/>
      <w:color w:val="1A1A1A"/>
      <w:sz w:val="48"/>
      <w:szCs w:val="48"/>
    </w:rPr>
  </w:style>
  <w:style w:type="table" w:styleId="8">
    <w:name w:val="Table Grid"/>
    <w:basedOn w:val="7"/>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10">
    <w:name w:val="Hyperlink"/>
    <w:unhideWhenUsed/>
    <w:uiPriority w:val="99"/>
    <w:rPr>
      <w:color w:val="0000FF" w:themeColor="hyperlink"/>
      <w:u w:val="single"/>
      <w14:textFill>
        <w14:solidFill>
          <w14:schemeClr w14:val="hlink"/>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TotalTime>1</TotalTime>
  <ScaleCrop>false</ScaleCrop>
  <LinksUpToDate>false</LinksUpToDate>
  <Application>WPS Office_12.1.23141.23141_F1E327BC-269C-435d-A152-05C5408002CA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2025-12-18T17:16:00Z</dcterms:created>
  <dc:creator>Data</dc:creator>
  <cp:lastModifiedBy>金钏</cp:lastModifiedBy>
  <dcterms:modified xsi:type="dcterms:W3CDTF">2025-12-17T17:50:24Z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2052-12.1.23141.23141</vt:lpwstr>
  </property>
  <property fmtid="{D5CDD505-2E9C-101B-9397-08002B2CF9AE}" pid="3" name="ICV">
    <vt:lpwstr>1747E768E26C8343FE754269E73FF087_42</vt:lpwstr>
  </property>
</Properties>
</file>